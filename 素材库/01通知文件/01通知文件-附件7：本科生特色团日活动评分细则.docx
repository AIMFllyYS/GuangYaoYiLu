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5A5C" w14:textId="77777777" w:rsidR="00D72D94" w:rsidRDefault="00000000">
      <w:pPr>
        <w:spacing w:line="640" w:lineRule="exact"/>
        <w:jc w:val="center"/>
        <w:rPr>
          <w:rFonts w:ascii="方正小标宋简体" w:eastAsia="方正小标宋简体" w:hAnsi="方正小标宋简体" w:cs="方正小标宋简体" w:hint="eastAsia"/>
          <w:b/>
          <w:bCs/>
          <w:color w:val="000000" w:themeColor="text1"/>
          <w:sz w:val="44"/>
          <w:szCs w:val="44"/>
          <w14:ligatures w14:val="none"/>
        </w:rPr>
      </w:pPr>
      <w:bookmarkStart w:id="0" w:name="_Hlk212676574"/>
      <w:r>
        <w:rPr>
          <w:rFonts w:ascii="方正小标宋简体" w:eastAsia="方正小标宋简体" w:hAnsi="方正小标宋简体" w:cs="方正小标宋简体" w:hint="eastAsia"/>
          <w:b/>
          <w:bCs/>
          <w:color w:val="000000" w:themeColor="text1"/>
          <w:sz w:val="44"/>
          <w:szCs w:val="44"/>
          <w14:ligatures w14:val="none"/>
        </w:rPr>
        <w:t>2025-2026学年度特色团日活动总规则及</w:t>
      </w:r>
    </w:p>
    <w:p w14:paraId="13D4568A" w14:textId="77777777" w:rsidR="00D72D94" w:rsidRDefault="00000000">
      <w:pPr>
        <w:spacing w:line="640" w:lineRule="exact"/>
        <w:jc w:val="center"/>
        <w:rPr>
          <w:rFonts w:ascii="方正小标宋简体" w:eastAsia="方正小标宋简体" w:hAnsi="方正小标宋简体" w:cs="方正小标宋简体" w:hint="eastAsia"/>
          <w:b/>
          <w:bCs/>
          <w:color w:val="000000" w:themeColor="text1"/>
          <w:sz w:val="44"/>
          <w:szCs w:val="44"/>
          <w14:ligatures w14:val="none"/>
        </w:rPr>
      </w:pPr>
      <w:r>
        <w:rPr>
          <w:rFonts w:ascii="方正小标宋简体" w:eastAsia="方正小标宋简体" w:hAnsi="方正小标宋简体" w:cs="方正小标宋简体" w:hint="eastAsia"/>
          <w:b/>
          <w:bCs/>
          <w:color w:val="000000" w:themeColor="text1"/>
          <w:sz w:val="44"/>
          <w:szCs w:val="44"/>
          <w14:ligatures w14:val="none"/>
        </w:rPr>
        <w:t>评分细则（本科生组）</w:t>
      </w:r>
    </w:p>
    <w:bookmarkEnd w:id="0"/>
    <w:p w14:paraId="54089AD0" w14:textId="77777777" w:rsidR="00D72D94" w:rsidRDefault="00D72D94">
      <w:pPr>
        <w:ind w:firstLine="641"/>
        <w:jc w:val="center"/>
        <w:rPr>
          <w:rFonts w:ascii="楷体" w:eastAsia="楷体" w:hAnsi="楷体" w:cs="方正小标宋简体" w:hint="eastAsia"/>
          <w:color w:val="000000" w:themeColor="text1"/>
          <w:sz w:val="44"/>
          <w:szCs w:val="44"/>
          <w14:ligatures w14:val="none"/>
        </w:rPr>
      </w:pPr>
    </w:p>
    <w:p w14:paraId="6927FD9E" w14:textId="77777777" w:rsidR="00D72D94" w:rsidRDefault="00000000">
      <w:pPr>
        <w:adjustRightInd w:val="0"/>
        <w:snapToGrid w:val="0"/>
        <w:spacing w:line="560" w:lineRule="exact"/>
        <w:ind w:firstLineChars="200" w:firstLine="640"/>
        <w:rPr>
          <w:rFonts w:ascii="黑体" w:eastAsia="黑体" w:hAnsi="黑体" w:hint="eastAsia"/>
          <w:sz w:val="32"/>
          <w:szCs w:val="32"/>
        </w:rPr>
      </w:pPr>
      <w:r>
        <w:rPr>
          <w:rFonts w:ascii="黑体" w:eastAsia="黑体" w:hAnsi="黑体" w:hint="eastAsia"/>
          <w:sz w:val="32"/>
          <w:szCs w:val="32"/>
        </w:rPr>
        <w:t>一、适用对象</w:t>
      </w:r>
    </w:p>
    <w:p w14:paraId="3E39915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全体本科生新生联合团支部</w:t>
      </w:r>
    </w:p>
    <w:p w14:paraId="418A2CAC" w14:textId="77777777" w:rsidR="00D72D94" w:rsidRDefault="00000000">
      <w:pPr>
        <w:adjustRightInd w:val="0"/>
        <w:snapToGrid w:val="0"/>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二、本科生特色团日活动总则</w:t>
      </w:r>
    </w:p>
    <w:tbl>
      <w:tblPr>
        <w:tblStyle w:val="a7"/>
        <w:tblW w:w="0" w:type="auto"/>
        <w:tblLook w:val="04A0" w:firstRow="1" w:lastRow="0" w:firstColumn="1" w:lastColumn="0" w:noHBand="0" w:noVBand="1"/>
      </w:tblPr>
      <w:tblGrid>
        <w:gridCol w:w="2263"/>
        <w:gridCol w:w="1843"/>
        <w:gridCol w:w="4189"/>
      </w:tblGrid>
      <w:tr w:rsidR="00D72D94" w14:paraId="6E00EDF0" w14:textId="77777777">
        <w:tc>
          <w:tcPr>
            <w:tcW w:w="2263" w:type="dxa"/>
            <w:vAlign w:val="center"/>
          </w:tcPr>
          <w:p w14:paraId="6CE08970"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评分因素</w:t>
            </w:r>
          </w:p>
        </w:tc>
        <w:tc>
          <w:tcPr>
            <w:tcW w:w="1843" w:type="dxa"/>
            <w:vAlign w:val="center"/>
          </w:tcPr>
          <w:p w14:paraId="7D058E69"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分数占比</w:t>
            </w:r>
          </w:p>
        </w:tc>
        <w:tc>
          <w:tcPr>
            <w:tcW w:w="4189" w:type="dxa"/>
            <w:vAlign w:val="center"/>
          </w:tcPr>
          <w:p w14:paraId="593554BE"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具体权重</w:t>
            </w:r>
          </w:p>
        </w:tc>
      </w:tr>
      <w:tr w:rsidR="00D72D94" w14:paraId="77857223" w14:textId="77777777">
        <w:tc>
          <w:tcPr>
            <w:tcW w:w="2263" w:type="dxa"/>
            <w:vAlign w:val="center"/>
          </w:tcPr>
          <w:p w14:paraId="34B50620"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活动实效</w:t>
            </w:r>
          </w:p>
        </w:tc>
        <w:tc>
          <w:tcPr>
            <w:tcW w:w="1843" w:type="dxa"/>
            <w:vAlign w:val="center"/>
          </w:tcPr>
          <w:p w14:paraId="1FB8CFDF" w14:textId="77777777" w:rsidR="00D72D94" w:rsidRDefault="00000000">
            <w:pPr>
              <w:spacing w:line="560" w:lineRule="exact"/>
              <w:jc w:val="center"/>
              <w:rPr>
                <w:rFonts w:ascii="仿宋_GB2312" w:eastAsia="仿宋_GB2312" w:hint="eastAsia"/>
                <w:sz w:val="30"/>
                <w:szCs w:val="30"/>
              </w:rPr>
            </w:pPr>
            <w:r>
              <w:rPr>
                <w:rFonts w:ascii="Times New Roman Regular" w:eastAsia="仿宋_GB2312" w:hAnsi="Times New Roman Regular" w:cs="Times New Roman Regular"/>
                <w:sz w:val="30"/>
                <w:szCs w:val="30"/>
              </w:rPr>
              <w:t>40%</w:t>
            </w:r>
          </w:p>
        </w:tc>
        <w:tc>
          <w:tcPr>
            <w:tcW w:w="4189" w:type="dxa"/>
            <w:vAlign w:val="center"/>
          </w:tcPr>
          <w:p w14:paraId="100B541D"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路演活动</w:t>
            </w:r>
            <w:r>
              <w:rPr>
                <w:rFonts w:ascii="Times New Roman Regular" w:eastAsia="仿宋_GB2312" w:hAnsi="Times New Roman Regular" w:cs="Times New Roman Regular" w:hint="eastAsia"/>
                <w:sz w:val="30"/>
                <w:szCs w:val="30"/>
              </w:rPr>
              <w:t>15%</w:t>
            </w:r>
            <w:r>
              <w:rPr>
                <w:rFonts w:ascii="仿宋_GB2312" w:eastAsia="仿宋_GB2312" w:hint="eastAsia"/>
                <w:sz w:val="30"/>
                <w:szCs w:val="30"/>
              </w:rPr>
              <w:t>；</w:t>
            </w:r>
          </w:p>
          <w:p w14:paraId="1DA6958F"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青暖冬日活动</w:t>
            </w:r>
            <w:r>
              <w:rPr>
                <w:rFonts w:ascii="Times New Roman Regular" w:eastAsia="仿宋_GB2312" w:hAnsi="Times New Roman Regular" w:cs="Times New Roman Regular" w:hint="eastAsia"/>
                <w:sz w:val="30"/>
                <w:szCs w:val="30"/>
              </w:rPr>
              <w:t>15%</w:t>
            </w:r>
            <w:r>
              <w:rPr>
                <w:rFonts w:ascii="仿宋_GB2312" w:eastAsia="仿宋_GB2312" w:hint="eastAsia"/>
                <w:sz w:val="30"/>
                <w:szCs w:val="30"/>
              </w:rPr>
              <w:t>；</w:t>
            </w:r>
          </w:p>
          <w:p w14:paraId="1AC44B32"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月度特色团日活动开展</w:t>
            </w:r>
            <w:r>
              <w:rPr>
                <w:rFonts w:ascii="Times New Roman Regular" w:eastAsia="仿宋_GB2312" w:hAnsi="Times New Roman Regular" w:cs="Times New Roman Regular" w:hint="eastAsia"/>
                <w:sz w:val="30"/>
                <w:szCs w:val="30"/>
              </w:rPr>
              <w:t>10%</w:t>
            </w:r>
            <w:r>
              <w:rPr>
                <w:rFonts w:ascii="仿宋_GB2312" w:eastAsia="仿宋_GB2312" w:hint="eastAsia"/>
                <w:sz w:val="30"/>
                <w:szCs w:val="30"/>
              </w:rPr>
              <w:t>。</w:t>
            </w:r>
          </w:p>
        </w:tc>
      </w:tr>
      <w:tr w:rsidR="00D72D94" w14:paraId="0C34E7C1" w14:textId="77777777">
        <w:tc>
          <w:tcPr>
            <w:tcW w:w="2263" w:type="dxa"/>
            <w:vAlign w:val="center"/>
          </w:tcPr>
          <w:p w14:paraId="557892AA"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总结书</w:t>
            </w:r>
          </w:p>
        </w:tc>
        <w:tc>
          <w:tcPr>
            <w:tcW w:w="1843" w:type="dxa"/>
            <w:vAlign w:val="center"/>
          </w:tcPr>
          <w:p w14:paraId="0D9F579B" w14:textId="77777777" w:rsidR="00D72D94" w:rsidRDefault="00000000">
            <w:pPr>
              <w:spacing w:line="560" w:lineRule="exact"/>
              <w:jc w:val="center"/>
              <w:rPr>
                <w:rFonts w:ascii="仿宋_GB2312" w:eastAsia="仿宋_GB2312" w:hint="eastAsia"/>
                <w:sz w:val="30"/>
                <w:szCs w:val="30"/>
              </w:rPr>
            </w:pPr>
            <w:r>
              <w:rPr>
                <w:rFonts w:ascii="Times New Roman Regular" w:eastAsia="仿宋_GB2312" w:hAnsi="Times New Roman Regular" w:cs="Times New Roman Regular" w:hint="eastAsia"/>
                <w:sz w:val="30"/>
                <w:szCs w:val="30"/>
              </w:rPr>
              <w:t>20%</w:t>
            </w:r>
          </w:p>
        </w:tc>
        <w:tc>
          <w:tcPr>
            <w:tcW w:w="4189" w:type="dxa"/>
            <w:vAlign w:val="center"/>
          </w:tcPr>
          <w:p w14:paraId="34F0929A"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遵循评分细则由评委进行评分</w:t>
            </w:r>
          </w:p>
        </w:tc>
      </w:tr>
      <w:tr w:rsidR="00D72D94" w14:paraId="12706FD5" w14:textId="77777777">
        <w:tc>
          <w:tcPr>
            <w:tcW w:w="2263" w:type="dxa"/>
            <w:vAlign w:val="center"/>
          </w:tcPr>
          <w:p w14:paraId="64AB875D"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现场答辩</w:t>
            </w:r>
          </w:p>
        </w:tc>
        <w:tc>
          <w:tcPr>
            <w:tcW w:w="1843" w:type="dxa"/>
            <w:vAlign w:val="center"/>
          </w:tcPr>
          <w:p w14:paraId="2374FA17" w14:textId="77777777" w:rsidR="00D72D94" w:rsidRDefault="00000000">
            <w:pPr>
              <w:spacing w:line="560" w:lineRule="exact"/>
              <w:jc w:val="center"/>
              <w:rPr>
                <w:rFonts w:ascii="仿宋_GB2312" w:eastAsia="仿宋_GB2312" w:hint="eastAsia"/>
                <w:sz w:val="30"/>
                <w:szCs w:val="30"/>
              </w:rPr>
            </w:pPr>
            <w:r>
              <w:rPr>
                <w:rFonts w:ascii="Times New Roman Regular" w:eastAsia="仿宋_GB2312" w:hAnsi="Times New Roman Regular" w:cs="Times New Roman Regular" w:hint="eastAsia"/>
                <w:sz w:val="30"/>
                <w:szCs w:val="30"/>
              </w:rPr>
              <w:t>40%</w:t>
            </w:r>
          </w:p>
        </w:tc>
        <w:tc>
          <w:tcPr>
            <w:tcW w:w="4189" w:type="dxa"/>
            <w:vAlign w:val="center"/>
          </w:tcPr>
          <w:p w14:paraId="59AB0F22" w14:textId="77777777" w:rsidR="00D72D94" w:rsidRDefault="00000000">
            <w:pPr>
              <w:spacing w:line="560" w:lineRule="exact"/>
              <w:jc w:val="center"/>
              <w:rPr>
                <w:rFonts w:ascii="仿宋_GB2312" w:eastAsia="仿宋_GB2312" w:hint="eastAsia"/>
                <w:sz w:val="30"/>
                <w:szCs w:val="30"/>
              </w:rPr>
            </w:pPr>
            <w:r>
              <w:rPr>
                <w:rFonts w:ascii="仿宋_GB2312" w:eastAsia="仿宋_GB2312" w:hint="eastAsia"/>
                <w:sz w:val="30"/>
                <w:szCs w:val="30"/>
              </w:rPr>
              <w:t>遵循评分细则由评委进行评分</w:t>
            </w:r>
          </w:p>
        </w:tc>
      </w:tr>
    </w:tbl>
    <w:p w14:paraId="7E7F081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Times New Roman Regular" w:eastAsia="仿宋_GB2312" w:hAnsi="Times New Roman Regular" w:cs="Times New Roman Regular" w:hint="eastAsia"/>
          <w:sz w:val="32"/>
          <w:szCs w:val="32"/>
        </w:rPr>
        <w:t>2025</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2026</w:t>
      </w:r>
      <w:r>
        <w:rPr>
          <w:rFonts w:ascii="仿宋_GB2312" w:eastAsia="仿宋_GB2312" w:hint="eastAsia"/>
          <w:sz w:val="32"/>
          <w:szCs w:val="32"/>
        </w:rPr>
        <w:t>学年度特色团日活动总分为</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分（不含加分），由三模块组成：活动实效（</w:t>
      </w:r>
      <w:r>
        <w:rPr>
          <w:rFonts w:ascii="Times New Roman Regular" w:eastAsia="仿宋_GB2312" w:hAnsi="Times New Roman Regular" w:cs="Times New Roman Regular" w:hint="eastAsia"/>
          <w:sz w:val="32"/>
          <w:szCs w:val="32"/>
        </w:rPr>
        <w:t>40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）、总结书（</w:t>
      </w:r>
      <w:r>
        <w:rPr>
          <w:rFonts w:ascii="Times New Roman Regular" w:eastAsia="仿宋_GB2312" w:hAnsi="Times New Roman Regular" w:cs="Times New Roman Regular" w:hint="eastAsia"/>
          <w:sz w:val="32"/>
          <w:szCs w:val="32"/>
        </w:rPr>
        <w:t>20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）、现场答辩（</w:t>
      </w:r>
      <w:r>
        <w:rPr>
          <w:rFonts w:ascii="Times New Roman Regular" w:eastAsia="仿宋_GB2312" w:hAnsi="Times New Roman Regular" w:cs="Times New Roman Regular" w:hint="eastAsia"/>
          <w:sz w:val="32"/>
          <w:szCs w:val="32"/>
        </w:rPr>
        <w:t>40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w:t>
      </w:r>
    </w:p>
    <w:p w14:paraId="6A66E9D2"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活动全程需遵守校园管理规定、公共安全相关规定，联合团支部自行组织活动（如青暖冬日）需提前向学院团委报备安全预案，出现安全违规行为的支部，终止活动资格并通报批评。</w:t>
      </w:r>
    </w:p>
    <w:p w14:paraId="0924FA6E" w14:textId="77777777" w:rsidR="00D72D94" w:rsidRDefault="00000000">
      <w:pPr>
        <w:adjustRightInd w:val="0"/>
        <w:snapToGrid w:val="0"/>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三、活动实效（占总成绩</w:t>
      </w:r>
      <w:r>
        <w:rPr>
          <w:rFonts w:ascii="Times New Roman Regular" w:eastAsia="仿宋_GB2312" w:hAnsi="Times New Roman Regular" w:cs="Times New Roman Regular" w:hint="eastAsia"/>
          <w:sz w:val="32"/>
          <w:szCs w:val="32"/>
        </w:rPr>
        <w:t>40</w:t>
      </w:r>
      <w:r>
        <w:rPr>
          <w:rFonts w:ascii="Times New Roman Regular" w:eastAsia="仿宋_GB2312" w:hAnsi="Times New Roman Regular" w:cs="Times New Roman Regular" w:hint="eastAsia"/>
          <w:color w:val="000000" w:themeColor="text1"/>
          <w:sz w:val="32"/>
          <w:szCs w:val="32"/>
        </w:rPr>
        <w:t>%</w:t>
      </w:r>
      <w:r>
        <w:rPr>
          <w:rFonts w:ascii="黑体" w:eastAsia="黑体" w:hAnsi="黑体" w:hint="eastAsia"/>
          <w:sz w:val="32"/>
          <w:szCs w:val="32"/>
        </w:rPr>
        <w:t>）</w:t>
      </w:r>
    </w:p>
    <w:p w14:paraId="6AA7F8F8" w14:textId="77777777" w:rsidR="00D72D94" w:rsidRDefault="00000000">
      <w:pPr>
        <w:adjustRightInd w:val="0"/>
        <w:snapToGrid w:val="0"/>
        <w:spacing w:line="560" w:lineRule="exact"/>
        <w:ind w:firstLineChars="200" w:firstLine="640"/>
        <w:jc w:val="both"/>
        <w:rPr>
          <w:rFonts w:ascii="仿宋_GB2312" w:eastAsia="仿宋_GB2312" w:hAnsi="黑体" w:hint="eastAsia"/>
          <w:sz w:val="32"/>
          <w:szCs w:val="32"/>
        </w:rPr>
      </w:pPr>
      <w:r>
        <w:rPr>
          <w:rFonts w:ascii="仿宋_GB2312" w:eastAsia="仿宋_GB2312" w:hAnsi="黑体" w:hint="eastAsia"/>
          <w:sz w:val="32"/>
          <w:szCs w:val="32"/>
        </w:rPr>
        <w:t>活动实效部分由特色团日风采嘉年华、青暖冬日和月度特色团日活动开展组成。</w:t>
      </w:r>
    </w:p>
    <w:p w14:paraId="490725F9"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（一）特色团日风采嘉年华（路演）（占总成绩</w:t>
      </w:r>
      <w:r w:rsidRPr="007D4F17">
        <w:rPr>
          <w:rFonts w:ascii="楷体_GB2312" w:eastAsia="楷体_GB2312" w:hAnsi="Times New Roman Regular" w:cs="Times New Roman Regular" w:hint="eastAsia"/>
          <w:sz w:val="32"/>
          <w:szCs w:val="32"/>
        </w:rPr>
        <w:t>15</w:t>
      </w:r>
      <w:r w:rsidRPr="007D4F17">
        <w:rPr>
          <w:rFonts w:ascii="楷体_GB2312" w:eastAsia="楷体_GB2312" w:hAnsi="Times New Roman Regular" w:cs="Times New Roman Regular" w:hint="eastAsia"/>
          <w:color w:val="000000" w:themeColor="text1"/>
          <w:sz w:val="32"/>
          <w:szCs w:val="32"/>
        </w:rPr>
        <w:t>%</w:t>
      </w:r>
      <w:r w:rsidRPr="007D4F17">
        <w:rPr>
          <w:rFonts w:ascii="楷体_GB2312" w:eastAsia="楷体_GB2312" w:hAnsi="楷体_GB2312" w:cs="楷体_GB2312" w:hint="eastAsia"/>
          <w:sz w:val="32"/>
          <w:szCs w:val="32"/>
          <w14:ligatures w14:val="none"/>
        </w:rPr>
        <w:t>）</w:t>
      </w:r>
    </w:p>
    <w:p w14:paraId="3248A02B" w14:textId="74E57AC4" w:rsidR="00D72D94" w:rsidRDefault="00000000">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lastRenderedPageBreak/>
        <w:t>1</w:t>
      </w:r>
      <w:r w:rsidR="007D4F17">
        <w:rPr>
          <w:rFonts w:ascii="仿宋_GB2312" w:eastAsia="仿宋_GB2312" w:hint="eastAsia"/>
          <w:b/>
          <w:bCs/>
          <w:sz w:val="32"/>
          <w:szCs w:val="32"/>
        </w:rPr>
        <w:t>.</w:t>
      </w:r>
      <w:r>
        <w:rPr>
          <w:rFonts w:ascii="仿宋_GB2312" w:eastAsia="仿宋_GB2312" w:hint="eastAsia"/>
          <w:b/>
          <w:bCs/>
          <w:sz w:val="32"/>
          <w:szCs w:val="32"/>
        </w:rPr>
        <w:t>活动分数构成</w:t>
      </w:r>
    </w:p>
    <w:p w14:paraId="27355BE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本部分满分为</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分，其中路演前期（</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分）、路演现场（</w:t>
      </w:r>
      <w:r>
        <w:rPr>
          <w:rFonts w:ascii="Times New Roman Regular" w:eastAsia="仿宋_GB2312" w:hAnsi="Times New Roman Regular" w:cs="Times New Roman Regular" w:hint="eastAsia"/>
          <w:sz w:val="32"/>
          <w:szCs w:val="32"/>
        </w:rPr>
        <w:t>40</w:t>
      </w:r>
      <w:r>
        <w:rPr>
          <w:rFonts w:ascii="仿宋_GB2312" w:eastAsia="仿宋_GB2312" w:hint="eastAsia"/>
          <w:sz w:val="32"/>
          <w:szCs w:val="32"/>
        </w:rPr>
        <w:t>分）、路演后期（</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分），路演得分按比例折算进总分数。</w:t>
      </w:r>
    </w:p>
    <w:p w14:paraId="45127A70" w14:textId="7CE53402" w:rsidR="00D72D94" w:rsidRDefault="00000000">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2</w:t>
      </w:r>
      <w:r w:rsidR="007D4F17">
        <w:rPr>
          <w:rFonts w:ascii="仿宋_GB2312" w:eastAsia="仿宋_GB2312" w:hint="eastAsia"/>
          <w:b/>
          <w:bCs/>
          <w:sz w:val="32"/>
          <w:szCs w:val="32"/>
        </w:rPr>
        <w:t>.</w:t>
      </w:r>
      <w:r>
        <w:rPr>
          <w:rFonts w:ascii="仿宋_GB2312" w:eastAsia="仿宋_GB2312" w:hint="eastAsia"/>
          <w:b/>
          <w:bCs/>
          <w:sz w:val="32"/>
          <w:szCs w:val="32"/>
        </w:rPr>
        <w:t>路演前期材料提交工作（满分</w:t>
      </w:r>
      <w:r>
        <w:rPr>
          <w:rFonts w:ascii="Times New Roman Regular" w:eastAsia="仿宋_GB2312" w:hAnsi="Times New Roman Regular" w:cs="Times New Roman Regular" w:hint="eastAsia"/>
          <w:sz w:val="32"/>
          <w:szCs w:val="32"/>
        </w:rPr>
        <w:t>30</w:t>
      </w:r>
      <w:r>
        <w:rPr>
          <w:rFonts w:ascii="仿宋_GB2312" w:eastAsia="仿宋_GB2312" w:hint="eastAsia"/>
          <w:b/>
          <w:bCs/>
          <w:sz w:val="32"/>
          <w:szCs w:val="32"/>
        </w:rPr>
        <w:t>分）</w:t>
      </w:r>
    </w:p>
    <w:p w14:paraId="70F0014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bookmarkStart w:id="1" w:name="_Hlk212558203"/>
      <w:r>
        <w:rPr>
          <w:rFonts w:ascii="仿宋_GB2312" w:eastAsia="仿宋_GB2312" w:hint="eastAsia"/>
          <w:sz w:val="32"/>
          <w:szCs w:val="32"/>
        </w:rPr>
        <w:t>（1）联合团支部依照当年通知按时提交活动材料接受审核，并积极根据审核意见改进，在正式活动中按规定使用经审核通过的材料，认定路演前期准备工作为满分</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分。</w:t>
      </w:r>
    </w:p>
    <w:p w14:paraId="426D5AB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（2）联合团支部未按时提交材料，但能及时在截止时间后的48小时内补交、并在正式活动中按规定使用经审核通过的材料，认定路演前期准备工作分数</w:t>
      </w:r>
      <w:r>
        <w:rPr>
          <w:rFonts w:ascii="Times New Roman Regular" w:eastAsia="仿宋_GB2312" w:hAnsi="Times New Roman Regular" w:cs="Times New Roman Regular" w:hint="eastAsia"/>
          <w:sz w:val="32"/>
          <w:szCs w:val="32"/>
        </w:rPr>
        <w:t>25</w:t>
      </w:r>
      <w:r>
        <w:rPr>
          <w:rFonts w:ascii="仿宋_GB2312" w:eastAsia="仿宋_GB2312" w:hint="eastAsia"/>
          <w:sz w:val="32"/>
          <w:szCs w:val="32"/>
        </w:rPr>
        <w:t>分。</w:t>
      </w:r>
    </w:p>
    <w:p w14:paraId="783E874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（3）联合团支部按时提交材料、但未按照审核意见进行修改、认定路演前期分数</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分，且不得参与后续路演活动。</w:t>
      </w:r>
    </w:p>
    <w:p w14:paraId="11D8BCB6"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（4）联合团支部未按时提交材料、且超出截止时间后的</w:t>
      </w:r>
      <w:r>
        <w:rPr>
          <w:rFonts w:ascii="Times New Roman Regular" w:eastAsia="仿宋_GB2312" w:hAnsi="Times New Roman Regular" w:cs="Times New Roman Regular" w:hint="eastAsia"/>
          <w:sz w:val="32"/>
          <w:szCs w:val="32"/>
        </w:rPr>
        <w:t>48</w:t>
      </w:r>
      <w:r>
        <w:rPr>
          <w:rFonts w:ascii="仿宋_GB2312" w:eastAsia="仿宋_GB2312" w:hint="eastAsia"/>
          <w:sz w:val="32"/>
          <w:szCs w:val="32"/>
        </w:rPr>
        <w:t>小时内未提交</w:t>
      </w:r>
      <w:bookmarkEnd w:id="1"/>
      <w:r>
        <w:rPr>
          <w:rFonts w:ascii="仿宋_GB2312" w:eastAsia="仿宋_GB2312" w:hint="eastAsia"/>
          <w:sz w:val="32"/>
          <w:szCs w:val="32"/>
        </w:rPr>
        <w:t>，认定路演前期分数</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分，且不得参与后续路演活动。</w:t>
      </w:r>
    </w:p>
    <w:p w14:paraId="42CC46C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（5）联合团支部在正式路演中出现未经审核的严重材料过失、物资安全隐患，将不予以路演前期活动得分。</w:t>
      </w:r>
    </w:p>
    <w:p w14:paraId="31C4A7D3" w14:textId="7A289D7B" w:rsidR="00D72D94" w:rsidRDefault="00000000">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3</w:t>
      </w:r>
      <w:r w:rsidR="007D4F17">
        <w:rPr>
          <w:rFonts w:ascii="仿宋_GB2312" w:eastAsia="仿宋_GB2312" w:hint="eastAsia"/>
          <w:b/>
          <w:bCs/>
          <w:sz w:val="32"/>
          <w:szCs w:val="32"/>
        </w:rPr>
        <w:t>.</w:t>
      </w:r>
      <w:r>
        <w:rPr>
          <w:rFonts w:ascii="仿宋_GB2312" w:eastAsia="仿宋_GB2312" w:hint="eastAsia"/>
          <w:b/>
          <w:bCs/>
          <w:sz w:val="32"/>
          <w:szCs w:val="32"/>
        </w:rPr>
        <w:t>路演现场帐篷值班、活动宣传及材料展示（满分</w:t>
      </w:r>
      <w:r>
        <w:rPr>
          <w:rFonts w:ascii="Times New Roman Regular" w:eastAsia="仿宋_GB2312" w:hAnsi="Times New Roman Regular" w:cs="Times New Roman Regular" w:hint="eastAsia"/>
          <w:sz w:val="32"/>
          <w:szCs w:val="32"/>
        </w:rPr>
        <w:t>40</w:t>
      </w:r>
      <w:r>
        <w:rPr>
          <w:rFonts w:ascii="仿宋_GB2312" w:eastAsia="仿宋_GB2312" w:hint="eastAsia"/>
          <w:b/>
          <w:bCs/>
          <w:sz w:val="32"/>
          <w:szCs w:val="32"/>
        </w:rPr>
        <w:t>分）</w:t>
      </w:r>
    </w:p>
    <w:p w14:paraId="60670777"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（1）联合团支部路演当天，在活动开展全程的各时段内，安排工作人员值班，物资安排合理（含宣传物料、互动道具等按审核要求准备），活动开展成效显著，在联合团支部内、参与</w:t>
      </w:r>
      <w:r>
        <w:rPr>
          <w:rFonts w:ascii="仿宋_GB2312" w:eastAsia="仿宋_GB2312" w:hint="eastAsia"/>
          <w:sz w:val="32"/>
          <w:szCs w:val="32"/>
        </w:rPr>
        <w:lastRenderedPageBreak/>
        <w:t>活动人员中活动反响度好，认定路演中期开展工作分数为满分</w:t>
      </w:r>
      <w:r>
        <w:rPr>
          <w:rFonts w:ascii="Times New Roman Regular" w:eastAsia="仿宋_GB2312" w:hAnsi="Times New Roman Regular" w:cs="Times New Roman Regular" w:hint="eastAsia"/>
          <w:sz w:val="32"/>
          <w:szCs w:val="32"/>
        </w:rPr>
        <w:t>40</w:t>
      </w:r>
      <w:r>
        <w:rPr>
          <w:rFonts w:ascii="仿宋_GB2312" w:eastAsia="仿宋_GB2312" w:hint="eastAsia"/>
          <w:sz w:val="32"/>
          <w:szCs w:val="32"/>
        </w:rPr>
        <w:t>分。</w:t>
      </w:r>
    </w:p>
    <w:p w14:paraId="6B965AD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（2）路演当天，特色团日项目组将派出巡检小组在上午</w:t>
      </w:r>
      <w:r>
        <w:rPr>
          <w:rFonts w:ascii="Times New Roman Regular" w:eastAsia="仿宋_GB2312" w:hAnsi="Times New Roman Regular" w:cs="Times New Roman Regular" w:hint="eastAsia"/>
          <w:sz w:val="32"/>
          <w:szCs w:val="32"/>
        </w:rPr>
        <w:t>9</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00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9</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00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，下午</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00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进行全场巡检。在此期间若发现任意联合团支部出现严重安全问题（如使用明火、违规电器、现场秩序混乱等）、宣传物资问题（如宣传单、横幅、物料使用错误称谓、地图等），该支部将停止路演活动，视情况认定路演现场开展工作分数，最高为</w:t>
      </w:r>
      <w:r>
        <w:rPr>
          <w:rFonts w:ascii="Times New Roman Regular" w:eastAsia="仿宋_GB2312" w:hAnsi="Times New Roman Regular" w:cs="Times New Roman Regular" w:hint="eastAsia"/>
          <w:sz w:val="32"/>
          <w:szCs w:val="32"/>
        </w:rPr>
        <w:t>20</w:t>
      </w:r>
      <w:r>
        <w:rPr>
          <w:rFonts w:ascii="仿宋_GB2312" w:eastAsia="仿宋_GB2312" w:hint="eastAsia"/>
          <w:sz w:val="32"/>
          <w:szCs w:val="32"/>
        </w:rPr>
        <w:t>分，最低为</w:t>
      </w:r>
      <w:r>
        <w:rPr>
          <w:rFonts w:ascii="Times New Roman Regular" w:eastAsia="仿宋_GB2312" w:hAnsi="Times New Roman Regular" w:cs="Times New Roman Regular" w:hint="eastAsia"/>
          <w:sz w:val="30"/>
          <w:szCs w:val="30"/>
        </w:rPr>
        <w:t>0</w:t>
      </w:r>
      <w:r>
        <w:rPr>
          <w:rFonts w:ascii="仿宋_GB2312" w:eastAsia="仿宋_GB2312" w:hint="eastAsia"/>
          <w:sz w:val="32"/>
          <w:szCs w:val="32"/>
        </w:rPr>
        <w:t>分。</w:t>
      </w:r>
    </w:p>
    <w:p w14:paraId="0226BDB3" w14:textId="26A656DA" w:rsidR="00D72D94" w:rsidRDefault="00000000">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4</w:t>
      </w:r>
      <w:r w:rsidR="007D4F17">
        <w:rPr>
          <w:rFonts w:ascii="仿宋_GB2312" w:eastAsia="仿宋_GB2312" w:hint="eastAsia"/>
          <w:b/>
          <w:bCs/>
          <w:sz w:val="32"/>
          <w:szCs w:val="32"/>
        </w:rPr>
        <w:t>.</w:t>
      </w:r>
      <w:r>
        <w:rPr>
          <w:rFonts w:ascii="仿宋_GB2312" w:eastAsia="仿宋_GB2312" w:hint="eastAsia"/>
          <w:b/>
          <w:bCs/>
          <w:sz w:val="32"/>
          <w:szCs w:val="32"/>
        </w:rPr>
        <w:t>路演后期总结材料提交（满分</w:t>
      </w:r>
      <w:r>
        <w:rPr>
          <w:rFonts w:ascii="Times New Roman Regular" w:eastAsia="仿宋_GB2312" w:hAnsi="Times New Roman Regular" w:cs="Times New Roman Regular" w:hint="eastAsia"/>
          <w:sz w:val="32"/>
          <w:szCs w:val="32"/>
        </w:rPr>
        <w:t>30</w:t>
      </w:r>
      <w:r>
        <w:rPr>
          <w:rFonts w:ascii="仿宋_GB2312" w:eastAsia="仿宋_GB2312" w:hint="eastAsia"/>
          <w:b/>
          <w:bCs/>
          <w:sz w:val="32"/>
          <w:szCs w:val="32"/>
        </w:rPr>
        <w:t>分）</w:t>
      </w:r>
    </w:p>
    <w:p w14:paraId="2348314E"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（1）联合团支部依照当年通知按时提交路演总结材料，认定路演后期总结工作分数为满分</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分。</w:t>
      </w:r>
    </w:p>
    <w:p w14:paraId="2398367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（2）联合团支部未按时提交路演总结材料（包括未按要求提交齐全），但能在规定时间内补交，认定路演后期总结工作分数为</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分。</w:t>
      </w:r>
    </w:p>
    <w:p w14:paraId="216D1A8A"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（3）联合团支部未按时提交路演总结材料（包括未按要求提交齐全），且超出补交时间未补交材料，认定路演后期总结工作分数为</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分。</w:t>
      </w:r>
    </w:p>
    <w:p w14:paraId="719FEE4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材料收集方式：分为“支部活动介绍”（活动现场生动图片+文字介绍）和“活动开展、参与情况的相关图片或签领单等证明”两部分，证明收集方式将另行通知，一般为通过特色团日项目组发布的收集表或对接营员进行收集。</w:t>
      </w:r>
    </w:p>
    <w:p w14:paraId="1F852B4E"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（二）青暖冬日（占总成绩</w:t>
      </w:r>
      <w:r w:rsidRPr="007D4F17">
        <w:rPr>
          <w:rFonts w:ascii="楷体_GB2312" w:eastAsia="楷体_GB2312" w:hAnsi="Times New Roman Regular" w:cs="Times New Roman Regular" w:hint="eastAsia"/>
          <w:sz w:val="32"/>
          <w:szCs w:val="32"/>
        </w:rPr>
        <w:t>15</w:t>
      </w:r>
      <w:r w:rsidRPr="007D4F17">
        <w:rPr>
          <w:rFonts w:ascii="楷体_GB2312" w:eastAsia="楷体_GB2312" w:hAnsi="Times New Roman Regular" w:cs="Times New Roman Regular" w:hint="eastAsia"/>
          <w:color w:val="000000" w:themeColor="text1"/>
          <w:sz w:val="32"/>
          <w:szCs w:val="32"/>
        </w:rPr>
        <w:t>%</w:t>
      </w:r>
      <w:r w:rsidRPr="007D4F17">
        <w:rPr>
          <w:rFonts w:ascii="楷体_GB2312" w:eastAsia="楷体_GB2312" w:hAnsi="楷体_GB2312" w:cs="楷体_GB2312" w:hint="eastAsia"/>
          <w:sz w:val="32"/>
          <w:szCs w:val="32"/>
          <w14:ligatures w14:val="none"/>
        </w:rPr>
        <w:t>）</w:t>
      </w:r>
    </w:p>
    <w:p w14:paraId="52DB1F95"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lastRenderedPageBreak/>
        <w:t>秋季学期结束前</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周会发布开展青暖冬日活动的通知。各联合团支部结合支部主题，利用寒假时间自行组织开展活动。</w:t>
      </w:r>
    </w:p>
    <w:p w14:paraId="3B57859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春季学期开学后，各联合团支部根据当年通知按时提交青暖冬日活动总结材料。材料提交按照以下细则评分，满分为</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分，按照比例折算为总分数。</w:t>
      </w:r>
    </w:p>
    <w:p w14:paraId="27AC2834" w14:textId="084E2869"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1</w:t>
      </w:r>
      <w:r w:rsidR="007D4F17">
        <w:rPr>
          <w:rFonts w:ascii="仿宋_GB2312" w:eastAsia="仿宋_GB2312" w:hint="eastAsia"/>
          <w:sz w:val="32"/>
          <w:szCs w:val="32"/>
        </w:rPr>
        <w:t>.</w:t>
      </w:r>
      <w:r>
        <w:rPr>
          <w:rFonts w:ascii="仿宋_GB2312" w:eastAsia="仿宋_GB2312" w:hint="eastAsia"/>
          <w:sz w:val="32"/>
          <w:szCs w:val="32"/>
        </w:rPr>
        <w:t>联合团支部依照当年通知按时提交青暖冬日活动总结材料，且内容详尽，活动真实有效，联合团支部全体同学（含共青团员、群众）参与率达到</w:t>
      </w:r>
      <w:r>
        <w:rPr>
          <w:rFonts w:ascii="Times New Roman Regular" w:eastAsia="仿宋_GB2312" w:hAnsi="Times New Roman Regular" w:cs="Times New Roman Regular" w:hint="eastAsia"/>
          <w:sz w:val="32"/>
          <w:szCs w:val="32"/>
        </w:rPr>
        <w:t>70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以上，认定青暖冬日开展活动分数为满分</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w:t>
      </w:r>
    </w:p>
    <w:p w14:paraId="128F1787" w14:textId="3EDB14CB"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w:t>
      </w:r>
      <w:r w:rsidR="007D4F17">
        <w:rPr>
          <w:rFonts w:ascii="仿宋_GB2312" w:eastAsia="仿宋_GB2312" w:hint="eastAsia"/>
          <w:sz w:val="32"/>
          <w:szCs w:val="32"/>
        </w:rPr>
        <w:t>.</w:t>
      </w:r>
      <w:r>
        <w:rPr>
          <w:rFonts w:ascii="仿宋_GB2312" w:eastAsia="仿宋_GB2312" w:hint="eastAsia"/>
          <w:sz w:val="32"/>
          <w:szCs w:val="32"/>
        </w:rPr>
        <w:t>联合团支部未按时提交青暖冬日活动总结材料（包括未按要求提交齐全），但能在规定时间内补交，且内容详尽，活动真实有效，参与率达到</w:t>
      </w:r>
      <w:r>
        <w:rPr>
          <w:rFonts w:ascii="Times New Roman Regular" w:eastAsia="仿宋_GB2312" w:hAnsi="Times New Roman Regular" w:cs="Times New Roman Regular" w:hint="eastAsia"/>
          <w:sz w:val="32"/>
          <w:szCs w:val="32"/>
        </w:rPr>
        <w:t>70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以上，认定青暖冬日开展活动分数为</w:t>
      </w:r>
      <w:r>
        <w:rPr>
          <w:rFonts w:ascii="Times New Roman Regular" w:eastAsia="仿宋_GB2312" w:hAnsi="Times New Roman Regular" w:cs="Times New Roman Regular" w:hint="eastAsia"/>
          <w:sz w:val="32"/>
          <w:szCs w:val="32"/>
        </w:rPr>
        <w:t>80</w:t>
      </w:r>
      <w:r>
        <w:rPr>
          <w:rFonts w:ascii="仿宋_GB2312" w:eastAsia="仿宋_GB2312" w:hint="eastAsia"/>
          <w:sz w:val="32"/>
          <w:szCs w:val="32"/>
        </w:rPr>
        <w:t>分。</w:t>
      </w:r>
    </w:p>
    <w:p w14:paraId="16865835" w14:textId="6BB77BF4"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w:t>
      </w:r>
      <w:r w:rsidR="007D4F17">
        <w:rPr>
          <w:rFonts w:ascii="仿宋_GB2312" w:eastAsia="仿宋_GB2312" w:hint="eastAsia"/>
          <w:sz w:val="32"/>
          <w:szCs w:val="32"/>
        </w:rPr>
        <w:t>.</w:t>
      </w:r>
      <w:r>
        <w:rPr>
          <w:rFonts w:ascii="仿宋_GB2312" w:eastAsia="仿宋_GB2312" w:hint="eastAsia"/>
          <w:sz w:val="32"/>
          <w:szCs w:val="32"/>
        </w:rPr>
        <w:t>联合团支部依照当年通知按时提交青暖冬日活动总结材料，且内容详尽，活动真实有效，参与率不足</w:t>
      </w:r>
      <w:r>
        <w:rPr>
          <w:rFonts w:ascii="Times New Roman Regular" w:eastAsia="仿宋_GB2312" w:hAnsi="Times New Roman Regular" w:cs="Times New Roman Regular" w:hint="eastAsia"/>
          <w:sz w:val="32"/>
          <w:szCs w:val="32"/>
        </w:rPr>
        <w:t>70</w:t>
      </w:r>
      <w:r>
        <w:rPr>
          <w:rFonts w:ascii="Times New Roman Regular" w:eastAsia="仿宋_GB2312" w:hAnsi="Times New Roman Regular" w:cs="Times New Roman Regular" w:hint="eastAsia"/>
          <w:color w:val="000000" w:themeColor="text1"/>
          <w:sz w:val="32"/>
          <w:szCs w:val="32"/>
        </w:rPr>
        <w:t>%</w:t>
      </w:r>
      <w:r>
        <w:rPr>
          <w:rFonts w:ascii="仿宋_GB2312" w:eastAsia="仿宋_GB2312" w:hint="eastAsia"/>
          <w:sz w:val="32"/>
          <w:szCs w:val="32"/>
        </w:rPr>
        <w:t>，认定青暖冬日开展活动分数为</w:t>
      </w:r>
      <w:r>
        <w:rPr>
          <w:rFonts w:ascii="Times New Roman Regular" w:eastAsia="仿宋_GB2312" w:hAnsi="Times New Roman Regular" w:cs="Times New Roman Regular" w:hint="eastAsia"/>
          <w:sz w:val="32"/>
          <w:szCs w:val="32"/>
        </w:rPr>
        <w:t>60</w:t>
      </w:r>
      <w:r>
        <w:rPr>
          <w:rFonts w:ascii="仿宋_GB2312" w:eastAsia="仿宋_GB2312" w:hint="eastAsia"/>
          <w:sz w:val="32"/>
          <w:szCs w:val="32"/>
        </w:rPr>
        <w:t>分。</w:t>
      </w:r>
    </w:p>
    <w:p w14:paraId="3AF2ABA4" w14:textId="21D53C9A"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w:t>
      </w:r>
      <w:r w:rsidR="007D4F17">
        <w:rPr>
          <w:rFonts w:ascii="仿宋_GB2312" w:eastAsia="仿宋_GB2312" w:hint="eastAsia"/>
          <w:sz w:val="32"/>
          <w:szCs w:val="32"/>
        </w:rPr>
        <w:t>.</w:t>
      </w:r>
      <w:r>
        <w:rPr>
          <w:rFonts w:ascii="仿宋_GB2312" w:eastAsia="仿宋_GB2312" w:hint="eastAsia"/>
          <w:sz w:val="32"/>
          <w:szCs w:val="32"/>
        </w:rPr>
        <w:t>联合团支部未按时提交青暖冬日活动总结材料（包括未按要求提交齐全），且超出补交时间未补交材料，无法获得青暖冬日分数。</w:t>
      </w:r>
    </w:p>
    <w:p w14:paraId="0AAF89E0"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（三）月度特色团日活动开展（占总成绩</w:t>
      </w:r>
      <w:r w:rsidRPr="007D4F17">
        <w:rPr>
          <w:rFonts w:ascii="楷体_GB2312" w:eastAsia="楷体_GB2312" w:hAnsi="Times New Roman Regular" w:cs="Times New Roman Regular" w:hint="eastAsia"/>
          <w:color w:val="000000" w:themeColor="text1"/>
          <w:sz w:val="32"/>
          <w:szCs w:val="32"/>
        </w:rPr>
        <w:t>10%</w:t>
      </w:r>
      <w:r w:rsidRPr="007D4F17">
        <w:rPr>
          <w:rFonts w:ascii="楷体_GB2312" w:eastAsia="楷体_GB2312" w:hAnsi="楷体_GB2312" w:cs="楷体_GB2312" w:hint="eastAsia"/>
          <w:sz w:val="32"/>
          <w:szCs w:val="32"/>
          <w14:ligatures w14:val="none"/>
        </w:rPr>
        <w:t>）</w:t>
      </w:r>
    </w:p>
    <w:p w14:paraId="0B48FAF2"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月度总结材料收取说明：</w:t>
      </w:r>
    </w:p>
    <w:p w14:paraId="0C6AA002" w14:textId="4F1E712B" w:rsidR="007D4F17" w:rsidRPr="007D4F17" w:rsidRDefault="007D4F17" w:rsidP="007D4F17">
      <w:pPr>
        <w:adjustRightInd w:val="0"/>
        <w:snapToGrid w:val="0"/>
        <w:spacing w:line="560" w:lineRule="exact"/>
        <w:ind w:firstLineChars="200" w:firstLine="643"/>
        <w:jc w:val="both"/>
        <w:rPr>
          <w:rFonts w:ascii="仿宋_GB2312" w:eastAsia="仿宋_GB2312" w:hint="eastAsia"/>
          <w:b/>
          <w:bCs/>
          <w:color w:val="000000" w:themeColor="text1"/>
          <w:sz w:val="32"/>
          <w:szCs w:val="32"/>
        </w:rPr>
      </w:pPr>
      <w:r w:rsidRPr="007D4F17">
        <w:rPr>
          <w:rFonts w:ascii="Times New Roman" w:eastAsia="仿宋_GB2312" w:hAnsi="Times New Roman" w:cs="Times New Roman"/>
          <w:b/>
          <w:bCs/>
          <w:sz w:val="32"/>
          <w:szCs w:val="32"/>
        </w:rPr>
        <w:t>1.</w:t>
      </w:r>
      <w:r w:rsidRPr="007D4F17">
        <w:rPr>
          <w:rFonts w:ascii="仿宋_GB2312" w:eastAsia="仿宋_GB2312" w:hint="eastAsia"/>
          <w:b/>
          <w:bCs/>
          <w:sz w:val="32"/>
          <w:szCs w:val="32"/>
        </w:rPr>
        <w:t>秋季学期收取两次</w:t>
      </w:r>
      <w:r w:rsidRPr="007D4F17">
        <w:rPr>
          <w:rFonts w:ascii="仿宋_GB2312" w:eastAsia="仿宋_GB2312" w:hint="eastAsia"/>
          <w:b/>
          <w:bCs/>
          <w:color w:val="000000" w:themeColor="text1"/>
          <w:sz w:val="32"/>
          <w:szCs w:val="32"/>
        </w:rPr>
        <w:t>：</w:t>
      </w:r>
    </w:p>
    <w:p w14:paraId="507E1C6B" w14:textId="26D340BF" w:rsidR="007D4F17" w:rsidRDefault="007D4F17" w:rsidP="007D4F17">
      <w:pPr>
        <w:adjustRightInd w:val="0"/>
        <w:snapToGrid w:val="0"/>
        <w:spacing w:line="560" w:lineRule="exact"/>
        <w:ind w:firstLineChars="200" w:firstLine="640"/>
        <w:jc w:val="both"/>
        <w:rPr>
          <w:rFonts w:ascii="仿宋_GB2312" w:eastAsia="仿宋_GB2312" w:hint="eastAsia"/>
          <w:color w:val="000000" w:themeColor="text1"/>
          <w:sz w:val="32"/>
          <w:szCs w:val="32"/>
        </w:rPr>
      </w:pPr>
      <w:r w:rsidRPr="007D4F17">
        <w:rPr>
          <w:rFonts w:ascii="Times New Roman" w:eastAsia="仿宋_GB2312" w:hAnsi="Times New Roman" w:cs="Times New Roman"/>
          <w:color w:val="000000" w:themeColor="text1"/>
          <w:sz w:val="32"/>
          <w:szCs w:val="32"/>
        </w:rPr>
        <w:lastRenderedPageBreak/>
        <w:t>（</w:t>
      </w:r>
      <w:r w:rsidRPr="007D4F17">
        <w:rPr>
          <w:rFonts w:ascii="Times New Roman" w:eastAsia="仿宋_GB2312" w:hAnsi="Times New Roman" w:cs="Times New Roman"/>
          <w:color w:val="000000" w:themeColor="text1"/>
          <w:sz w:val="32"/>
          <w:szCs w:val="32"/>
        </w:rPr>
        <w:t>1</w:t>
      </w:r>
      <w:r w:rsidRPr="007D4F17">
        <w:rPr>
          <w:rFonts w:ascii="Times New Roman" w:eastAsia="仿宋_GB2312" w:hAnsi="Times New Roman" w:cs="Times New Roman"/>
          <w:color w:val="000000" w:themeColor="text1"/>
          <w:sz w:val="32"/>
          <w:szCs w:val="32"/>
        </w:rPr>
        <w:t>）</w:t>
      </w:r>
      <w:r w:rsidRPr="007D4F17">
        <w:rPr>
          <w:rFonts w:ascii="仿宋_GB2312" w:eastAsia="仿宋_GB2312" w:hint="eastAsia"/>
          <w:color w:val="000000" w:themeColor="text1"/>
          <w:sz w:val="32"/>
          <w:szCs w:val="32"/>
        </w:rPr>
        <w:t>第一次收集时间为秋季学期</w:t>
      </w:r>
      <w:r w:rsidRPr="007D4F17">
        <w:rPr>
          <w:rFonts w:ascii="Times New Roman Regular" w:eastAsia="仿宋_GB2312" w:hAnsi="Times New Roman Regular" w:cs="Times New Roman Regular" w:hint="eastAsia"/>
          <w:sz w:val="32"/>
          <w:szCs w:val="32"/>
        </w:rPr>
        <w:t>12</w:t>
      </w:r>
      <w:r w:rsidRPr="007D4F17">
        <w:rPr>
          <w:rFonts w:ascii="仿宋_GB2312" w:eastAsia="仿宋_GB2312" w:hint="eastAsia"/>
          <w:color w:val="000000" w:themeColor="text1"/>
          <w:sz w:val="32"/>
          <w:szCs w:val="32"/>
        </w:rPr>
        <w:t>月初，材料主要内容为新生联合团支部正式启动-路演活动开始前开展的活动；</w:t>
      </w:r>
    </w:p>
    <w:p w14:paraId="09CFBB9B" w14:textId="40A3BBEA" w:rsidR="00D72D94" w:rsidRPr="007D4F17" w:rsidRDefault="007D4F17" w:rsidP="007D4F17">
      <w:pPr>
        <w:adjustRightInd w:val="0"/>
        <w:snapToGrid w:val="0"/>
        <w:spacing w:line="560" w:lineRule="exact"/>
        <w:ind w:firstLineChars="200" w:firstLine="640"/>
        <w:jc w:val="both"/>
        <w:rPr>
          <w:rFonts w:ascii="仿宋_GB2312" w:eastAsia="仿宋_GB2312" w:hint="eastAsia"/>
          <w:color w:val="000000" w:themeColor="text1"/>
          <w:sz w:val="32"/>
          <w:szCs w:val="32"/>
        </w:rPr>
      </w:pPr>
      <w:r w:rsidRPr="007D4F17">
        <w:rPr>
          <w:rFonts w:ascii="Times New Roman" w:eastAsia="仿宋_GB2312" w:hAnsi="Times New Roman" w:cs="Times New Roman"/>
          <w:color w:val="000000" w:themeColor="text1"/>
          <w:sz w:val="32"/>
          <w:szCs w:val="32"/>
        </w:rPr>
        <w:t>（</w:t>
      </w:r>
      <w:r w:rsidRPr="007D4F17">
        <w:rPr>
          <w:rFonts w:ascii="Times New Roman" w:eastAsia="仿宋_GB2312" w:hAnsi="Times New Roman" w:cs="Times New Roman"/>
          <w:color w:val="000000" w:themeColor="text1"/>
          <w:sz w:val="32"/>
          <w:szCs w:val="32"/>
        </w:rPr>
        <w:t>2</w:t>
      </w:r>
      <w:r w:rsidRPr="007D4F17">
        <w:rPr>
          <w:rFonts w:ascii="Times New Roman" w:eastAsia="仿宋_GB2312" w:hAnsi="Times New Roman" w:cs="Times New Roman"/>
          <w:color w:val="000000" w:themeColor="text1"/>
          <w:sz w:val="32"/>
          <w:szCs w:val="32"/>
        </w:rPr>
        <w:t>）</w:t>
      </w:r>
      <w:r w:rsidRPr="007D4F17">
        <w:rPr>
          <w:rFonts w:ascii="仿宋_GB2312" w:eastAsia="仿宋_GB2312" w:hint="eastAsia"/>
          <w:color w:val="000000" w:themeColor="text1"/>
          <w:sz w:val="32"/>
          <w:szCs w:val="32"/>
        </w:rPr>
        <w:t>第二次收集时间为寒假放假前</w:t>
      </w:r>
      <w:r w:rsidRPr="007D4F17">
        <w:rPr>
          <w:rFonts w:ascii="Times New Roman Regular" w:eastAsia="仿宋_GB2312" w:hAnsi="Times New Roman Regular" w:cs="Times New Roman Regular" w:hint="eastAsia"/>
          <w:sz w:val="32"/>
          <w:szCs w:val="32"/>
        </w:rPr>
        <w:t>1</w:t>
      </w:r>
      <w:r w:rsidRPr="007D4F17">
        <w:rPr>
          <w:rFonts w:ascii="仿宋_GB2312" w:eastAsia="仿宋_GB2312" w:hint="eastAsia"/>
          <w:color w:val="000000" w:themeColor="text1"/>
          <w:sz w:val="32"/>
          <w:szCs w:val="32"/>
        </w:rPr>
        <w:t>-</w:t>
      </w:r>
      <w:r w:rsidRPr="007D4F17">
        <w:rPr>
          <w:rFonts w:ascii="Times New Roman Regular" w:eastAsia="仿宋_GB2312" w:hAnsi="Times New Roman Regular" w:cs="Times New Roman Regular" w:hint="eastAsia"/>
          <w:sz w:val="32"/>
          <w:szCs w:val="32"/>
        </w:rPr>
        <w:t>2</w:t>
      </w:r>
      <w:r w:rsidRPr="007D4F17">
        <w:rPr>
          <w:rFonts w:ascii="仿宋_GB2312" w:eastAsia="仿宋_GB2312" w:hint="eastAsia"/>
          <w:color w:val="000000" w:themeColor="text1"/>
          <w:sz w:val="32"/>
          <w:szCs w:val="32"/>
        </w:rPr>
        <w:t>周，材料主要内容为新生联合团支部路演结束-学期结束前开展的活动（两次材料收集均不包含特色团日风采嘉年华的活动材料）；</w:t>
      </w:r>
    </w:p>
    <w:p w14:paraId="6CDEA7A1" w14:textId="2957D303" w:rsidR="007D4F17" w:rsidRPr="007D4F17" w:rsidRDefault="007D4F17" w:rsidP="007D4F17">
      <w:pPr>
        <w:adjustRightInd w:val="0"/>
        <w:snapToGrid w:val="0"/>
        <w:spacing w:line="560" w:lineRule="exact"/>
        <w:ind w:firstLineChars="200" w:firstLine="643"/>
        <w:jc w:val="both"/>
        <w:rPr>
          <w:rFonts w:ascii="仿宋_GB2312" w:eastAsia="仿宋_GB2312" w:hint="eastAsia"/>
          <w:b/>
          <w:bCs/>
          <w:color w:val="000000" w:themeColor="text1"/>
          <w:sz w:val="32"/>
          <w:szCs w:val="32"/>
        </w:rPr>
      </w:pPr>
      <w:r w:rsidRPr="007D4F17">
        <w:rPr>
          <w:rFonts w:ascii="Times New Roman" w:eastAsia="仿宋_GB2312" w:hAnsi="Times New Roman" w:cs="Times New Roman"/>
          <w:b/>
          <w:bCs/>
          <w:color w:val="000000" w:themeColor="text1"/>
          <w:sz w:val="32"/>
          <w:szCs w:val="32"/>
        </w:rPr>
        <w:t>2.</w:t>
      </w:r>
      <w:r w:rsidRPr="007D4F17">
        <w:rPr>
          <w:rFonts w:ascii="仿宋_GB2312" w:eastAsia="仿宋_GB2312" w:hint="eastAsia"/>
          <w:b/>
          <w:bCs/>
          <w:color w:val="000000" w:themeColor="text1"/>
          <w:sz w:val="32"/>
          <w:szCs w:val="32"/>
        </w:rPr>
        <w:t>春季学期收取两次：</w:t>
      </w:r>
    </w:p>
    <w:p w14:paraId="79887252" w14:textId="030A8E90" w:rsidR="007D4F17" w:rsidRPr="007D4F17" w:rsidRDefault="007D4F17" w:rsidP="007D4F17">
      <w:pPr>
        <w:adjustRightInd w:val="0"/>
        <w:snapToGrid w:val="0"/>
        <w:spacing w:line="560" w:lineRule="exact"/>
        <w:ind w:firstLineChars="200" w:firstLine="640"/>
        <w:jc w:val="both"/>
        <w:rPr>
          <w:rFonts w:ascii="仿宋_GB2312" w:eastAsia="仿宋_GB2312" w:hint="eastAsia"/>
          <w:color w:val="000000" w:themeColor="text1"/>
          <w:sz w:val="32"/>
          <w:szCs w:val="32"/>
        </w:rPr>
      </w:pPr>
      <w:r w:rsidRPr="007D4F17">
        <w:rPr>
          <w:rFonts w:ascii="Times New Roman" w:eastAsia="仿宋_GB2312" w:hAnsi="Times New Roman" w:cs="Times New Roman"/>
          <w:sz w:val="32"/>
          <w:szCs w:val="32"/>
        </w:rPr>
        <w:t>（</w:t>
      </w:r>
      <w:r w:rsidRPr="007D4F17">
        <w:rPr>
          <w:rFonts w:ascii="Times New Roman" w:eastAsia="仿宋_GB2312" w:hAnsi="Times New Roman" w:cs="Times New Roman"/>
          <w:sz w:val="32"/>
          <w:szCs w:val="32"/>
        </w:rPr>
        <w:t>1</w:t>
      </w:r>
      <w:r w:rsidRPr="007D4F17">
        <w:rPr>
          <w:rFonts w:ascii="Times New Roman" w:eastAsia="仿宋_GB2312" w:hAnsi="Times New Roman" w:cs="Times New Roman"/>
          <w:sz w:val="32"/>
          <w:szCs w:val="32"/>
        </w:rPr>
        <w:t>）</w:t>
      </w:r>
      <w:r w:rsidRPr="007D4F17">
        <w:rPr>
          <w:rFonts w:ascii="Times New Roman" w:eastAsia="仿宋_GB2312" w:hAnsi="Times New Roman" w:cs="Times New Roman"/>
          <w:sz w:val="32"/>
          <w:szCs w:val="32"/>
        </w:rPr>
        <w:t>4</w:t>
      </w:r>
      <w:r w:rsidRPr="007D4F17">
        <w:rPr>
          <w:rFonts w:ascii="仿宋_GB2312" w:eastAsia="仿宋_GB2312" w:hint="eastAsia"/>
          <w:color w:val="000000" w:themeColor="text1"/>
          <w:sz w:val="32"/>
          <w:szCs w:val="32"/>
        </w:rPr>
        <w:t>月上旬收集</w:t>
      </w:r>
      <w:r w:rsidRPr="007D4F17">
        <w:rPr>
          <w:rFonts w:ascii="Times New Roman" w:eastAsia="仿宋_GB2312" w:hAnsi="Times New Roman" w:cs="Times New Roman"/>
          <w:sz w:val="32"/>
          <w:szCs w:val="32"/>
        </w:rPr>
        <w:t>3</w:t>
      </w:r>
      <w:r w:rsidRPr="007D4F17">
        <w:rPr>
          <w:rFonts w:ascii="仿宋_GB2312" w:eastAsia="仿宋_GB2312" w:hint="eastAsia"/>
          <w:color w:val="000000" w:themeColor="text1"/>
          <w:sz w:val="32"/>
          <w:szCs w:val="32"/>
        </w:rPr>
        <w:t>月月度活动材料；</w:t>
      </w:r>
    </w:p>
    <w:p w14:paraId="015CEACD" w14:textId="75E74B48" w:rsidR="00D72D94" w:rsidRPr="007D4F17" w:rsidRDefault="007D4F17" w:rsidP="007D4F17">
      <w:pPr>
        <w:adjustRightInd w:val="0"/>
        <w:snapToGrid w:val="0"/>
        <w:spacing w:line="560" w:lineRule="exact"/>
        <w:ind w:firstLineChars="200" w:firstLine="640"/>
        <w:jc w:val="both"/>
        <w:rPr>
          <w:rFonts w:ascii="仿宋_GB2312" w:eastAsia="仿宋_GB2312" w:hint="eastAsia"/>
          <w:color w:val="000000" w:themeColor="text1"/>
          <w:sz w:val="32"/>
          <w:szCs w:val="32"/>
        </w:rPr>
      </w:pPr>
      <w:r w:rsidRPr="007D4F17">
        <w:rPr>
          <w:rFonts w:ascii="Times New Roman" w:eastAsia="仿宋_GB2312" w:hAnsi="Times New Roman" w:cs="Times New Roman"/>
          <w:sz w:val="32"/>
          <w:szCs w:val="32"/>
        </w:rPr>
        <w:t>（</w:t>
      </w:r>
      <w:r w:rsidRPr="007D4F17">
        <w:rPr>
          <w:rFonts w:ascii="Times New Roman" w:eastAsia="仿宋_GB2312" w:hAnsi="Times New Roman" w:cs="Times New Roman"/>
          <w:sz w:val="32"/>
          <w:szCs w:val="32"/>
        </w:rPr>
        <w:t>2</w:t>
      </w:r>
      <w:r w:rsidRPr="007D4F17">
        <w:rPr>
          <w:rFonts w:ascii="Times New Roman" w:eastAsia="仿宋_GB2312" w:hAnsi="Times New Roman" w:cs="Times New Roman"/>
          <w:sz w:val="32"/>
          <w:szCs w:val="32"/>
        </w:rPr>
        <w:t>）</w:t>
      </w:r>
      <w:r w:rsidRPr="007D4F17">
        <w:rPr>
          <w:rFonts w:ascii="Times New Roman" w:eastAsia="仿宋_GB2312" w:hAnsi="Times New Roman" w:cs="Times New Roman"/>
          <w:sz w:val="32"/>
          <w:szCs w:val="32"/>
        </w:rPr>
        <w:t>5</w:t>
      </w:r>
      <w:r w:rsidRPr="007D4F17">
        <w:rPr>
          <w:rFonts w:ascii="仿宋_GB2312" w:eastAsia="仿宋_GB2312" w:hint="eastAsia"/>
          <w:color w:val="000000" w:themeColor="text1"/>
          <w:sz w:val="32"/>
          <w:szCs w:val="32"/>
        </w:rPr>
        <w:t>月上旬收集</w:t>
      </w:r>
      <w:r w:rsidRPr="007D4F17">
        <w:rPr>
          <w:rFonts w:ascii="Times New Roman" w:eastAsia="仿宋_GB2312" w:hAnsi="Times New Roman" w:cs="Times New Roman"/>
          <w:sz w:val="32"/>
          <w:szCs w:val="32"/>
        </w:rPr>
        <w:t>4</w:t>
      </w:r>
      <w:r w:rsidRPr="007D4F17">
        <w:rPr>
          <w:rFonts w:ascii="仿宋_GB2312" w:eastAsia="仿宋_GB2312" w:hint="eastAsia"/>
          <w:color w:val="000000" w:themeColor="text1"/>
          <w:sz w:val="32"/>
          <w:szCs w:val="32"/>
        </w:rPr>
        <w:t>月月度活动材料；</w:t>
      </w:r>
    </w:p>
    <w:p w14:paraId="64A86481" w14:textId="77777777" w:rsidR="00D72D94" w:rsidRDefault="00000000">
      <w:pPr>
        <w:adjustRightInd w:val="0"/>
        <w:snapToGrid w:val="0"/>
        <w:spacing w:line="560" w:lineRule="exact"/>
        <w:ind w:firstLineChars="200" w:firstLine="640"/>
        <w:jc w:val="both"/>
        <w:rPr>
          <w:rFonts w:ascii="仿宋_GB2312" w:eastAsia="仿宋_GB2312" w:hint="eastAsia"/>
          <w:color w:val="000000" w:themeColor="text1"/>
          <w:sz w:val="32"/>
          <w:szCs w:val="32"/>
        </w:rPr>
      </w:pPr>
      <w:r>
        <w:rPr>
          <w:rFonts w:ascii="仿宋_GB2312" w:eastAsia="仿宋_GB2312" w:hint="eastAsia"/>
          <w:color w:val="000000" w:themeColor="text1"/>
          <w:sz w:val="32"/>
          <w:szCs w:val="32"/>
        </w:rPr>
        <w:t>（注：除四次常规月度活动材料收集以外，特色团日项目组开放</w:t>
      </w:r>
      <w:r>
        <w:rPr>
          <w:rFonts w:ascii="Times New Roman Regular" w:eastAsia="仿宋_GB2312" w:hAnsi="Times New Roman Regular" w:cs="Times New Roman Regular" w:hint="eastAsia"/>
          <w:sz w:val="32"/>
          <w:szCs w:val="32"/>
        </w:rPr>
        <w:t>5</w:t>
      </w:r>
      <w:r>
        <w:rPr>
          <w:rFonts w:ascii="仿宋_GB2312" w:eastAsia="仿宋_GB2312" w:hint="eastAsia"/>
          <w:color w:val="000000" w:themeColor="text1"/>
          <w:sz w:val="32"/>
          <w:szCs w:val="32"/>
        </w:rPr>
        <w:t>月中旬月度活动材料提交窗口，面向前期月度活动材料提交未达</w:t>
      </w:r>
      <w:r>
        <w:rPr>
          <w:rFonts w:ascii="Times New Roman Regular" w:eastAsia="仿宋_GB2312" w:hAnsi="Times New Roman Regular" w:cs="Times New Roman Regular" w:hint="eastAsia"/>
          <w:sz w:val="32"/>
          <w:szCs w:val="32"/>
        </w:rPr>
        <w:t>4</w:t>
      </w:r>
      <w:r>
        <w:rPr>
          <w:rFonts w:ascii="仿宋_GB2312" w:eastAsia="仿宋_GB2312" w:hint="eastAsia"/>
          <w:color w:val="000000" w:themeColor="text1"/>
          <w:sz w:val="32"/>
          <w:szCs w:val="32"/>
        </w:rPr>
        <w:t>次的联合支部，提交材料主要内容为新生联合团支部在</w:t>
      </w:r>
      <w:r>
        <w:rPr>
          <w:rFonts w:ascii="Times New Roman Regular" w:eastAsia="仿宋_GB2312" w:hAnsi="Times New Roman Regular" w:cs="Times New Roman Regular" w:hint="eastAsia"/>
          <w:sz w:val="32"/>
          <w:szCs w:val="32"/>
        </w:rPr>
        <w:t>5</w:t>
      </w:r>
      <w:r>
        <w:rPr>
          <w:rFonts w:ascii="仿宋_GB2312" w:eastAsia="仿宋_GB2312" w:hint="eastAsia"/>
          <w:color w:val="000000" w:themeColor="text1"/>
          <w:sz w:val="32"/>
          <w:szCs w:val="32"/>
        </w:rPr>
        <w:t>月自行组织的日常活动。</w:t>
      </w:r>
      <w:bookmarkStart w:id="2" w:name="_Hlk213203668"/>
      <w:r>
        <w:rPr>
          <w:rFonts w:ascii="仿宋_GB2312" w:eastAsia="仿宋_GB2312" w:hint="eastAsia"/>
          <w:color w:val="000000" w:themeColor="text1"/>
          <w:sz w:val="32"/>
          <w:szCs w:val="32"/>
        </w:rPr>
        <w:t>如前期四次收取均参与，则本次收取材料可不提交）</w:t>
      </w:r>
      <w:bookmarkEnd w:id="2"/>
      <w:r>
        <w:rPr>
          <w:rFonts w:ascii="仿宋_GB2312" w:eastAsia="仿宋_GB2312" w:hint="eastAsia"/>
          <w:color w:val="000000" w:themeColor="text1"/>
          <w:sz w:val="32"/>
          <w:szCs w:val="32"/>
        </w:rPr>
        <w:t>。</w:t>
      </w:r>
    </w:p>
    <w:p w14:paraId="2B24A53F" w14:textId="77777777" w:rsidR="00D72D94" w:rsidRDefault="00000000">
      <w:pPr>
        <w:adjustRightInd w:val="0"/>
        <w:snapToGrid w:val="0"/>
        <w:spacing w:line="560" w:lineRule="exact"/>
        <w:ind w:firstLineChars="200" w:firstLine="640"/>
        <w:jc w:val="both"/>
        <w:rPr>
          <w:rFonts w:ascii="仿宋_GB2312" w:eastAsia="仿宋_GB2312" w:hint="eastAsia"/>
          <w:color w:val="000000" w:themeColor="text1"/>
          <w:sz w:val="32"/>
          <w:szCs w:val="32"/>
        </w:rPr>
      </w:pPr>
      <w:r>
        <w:rPr>
          <w:rFonts w:ascii="仿宋_GB2312" w:eastAsia="仿宋_GB2312" w:hint="eastAsia"/>
          <w:color w:val="000000" w:themeColor="text1"/>
          <w:sz w:val="32"/>
          <w:szCs w:val="32"/>
        </w:rPr>
        <w:t>材料提交按照以下细则评分，满分为</w:t>
      </w:r>
      <w:r>
        <w:rPr>
          <w:rFonts w:ascii="Times New Roman Regular" w:eastAsia="仿宋_GB2312" w:hAnsi="Times New Roman Regular" w:cs="Times New Roman Regular" w:hint="eastAsia"/>
          <w:sz w:val="32"/>
          <w:szCs w:val="32"/>
        </w:rPr>
        <w:t>100</w:t>
      </w:r>
      <w:r>
        <w:rPr>
          <w:rFonts w:ascii="仿宋_GB2312" w:eastAsia="仿宋_GB2312" w:hint="eastAsia"/>
          <w:color w:val="000000" w:themeColor="text1"/>
          <w:sz w:val="32"/>
          <w:szCs w:val="32"/>
        </w:rPr>
        <w:t>分，按照比例折算为总分数：</w:t>
      </w:r>
    </w:p>
    <w:p w14:paraId="37E434E8" w14:textId="77777777" w:rsidR="00D72D94" w:rsidRDefault="00000000">
      <w:pPr>
        <w:adjustRightInd w:val="0"/>
        <w:snapToGrid w:val="0"/>
        <w:spacing w:line="560" w:lineRule="exact"/>
        <w:ind w:firstLineChars="200" w:firstLine="640"/>
        <w:jc w:val="both"/>
        <w:rPr>
          <w:rFonts w:ascii="仿宋_GB2312" w:eastAsia="仿宋_GB2312" w:hint="eastAsia"/>
          <w:color w:val="000000" w:themeColor="text1"/>
          <w:sz w:val="32"/>
          <w:szCs w:val="32"/>
        </w:rPr>
      </w:pPr>
      <w:r>
        <w:rPr>
          <w:rFonts w:ascii="仿宋_GB2312" w:eastAsia="仿宋_GB2312" w:hint="eastAsia"/>
          <w:color w:val="000000" w:themeColor="text1"/>
          <w:sz w:val="32"/>
          <w:szCs w:val="32"/>
        </w:rPr>
        <w:t>（1）联合团支部依照当年通知按时提交月度总结材料</w:t>
      </w:r>
      <w:r>
        <w:rPr>
          <w:rFonts w:ascii="Times New Roman Regular" w:eastAsia="仿宋_GB2312" w:hAnsi="Times New Roman Regular" w:cs="Times New Roman Regular" w:hint="eastAsia"/>
          <w:sz w:val="32"/>
          <w:szCs w:val="32"/>
        </w:rPr>
        <w:t>4</w:t>
      </w:r>
      <w:r>
        <w:rPr>
          <w:rFonts w:ascii="仿宋_GB2312" w:eastAsia="仿宋_GB2312" w:hint="eastAsia"/>
          <w:color w:val="000000" w:themeColor="text1"/>
          <w:sz w:val="32"/>
          <w:szCs w:val="32"/>
        </w:rPr>
        <w:t>次，认定月度开展活动分数为满分</w:t>
      </w:r>
      <w:r>
        <w:rPr>
          <w:rFonts w:ascii="Times New Roman Regular" w:eastAsia="仿宋_GB2312" w:hAnsi="Times New Roman Regular" w:cs="Times New Roman Regular" w:hint="eastAsia"/>
          <w:sz w:val="32"/>
          <w:szCs w:val="32"/>
        </w:rPr>
        <w:t>100</w:t>
      </w:r>
      <w:r>
        <w:rPr>
          <w:rFonts w:ascii="仿宋_GB2312" w:eastAsia="仿宋_GB2312" w:hint="eastAsia"/>
          <w:color w:val="000000" w:themeColor="text1"/>
          <w:sz w:val="32"/>
          <w:szCs w:val="32"/>
        </w:rPr>
        <w:t>分；</w:t>
      </w:r>
    </w:p>
    <w:p w14:paraId="48CE8C0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color w:val="000000" w:themeColor="text1"/>
          <w:sz w:val="32"/>
          <w:szCs w:val="32"/>
        </w:rPr>
        <w:t>（2）联合团支部依照当年通知按时提</w:t>
      </w:r>
      <w:r>
        <w:rPr>
          <w:rFonts w:ascii="仿宋_GB2312" w:eastAsia="仿宋_GB2312" w:hint="eastAsia"/>
          <w:sz w:val="32"/>
          <w:szCs w:val="32"/>
        </w:rPr>
        <w:t>交月度总结材料满</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次，认定月度开展活动分数为</w:t>
      </w:r>
      <w:r>
        <w:rPr>
          <w:rFonts w:ascii="Times New Roman Regular" w:eastAsia="仿宋_GB2312" w:hAnsi="Times New Roman Regular" w:cs="Times New Roman Regular" w:hint="eastAsia"/>
          <w:sz w:val="32"/>
          <w:szCs w:val="32"/>
        </w:rPr>
        <w:t>70</w:t>
      </w:r>
      <w:r>
        <w:rPr>
          <w:rFonts w:ascii="仿宋_GB2312" w:eastAsia="仿宋_GB2312" w:hint="eastAsia"/>
          <w:sz w:val="32"/>
          <w:szCs w:val="32"/>
        </w:rPr>
        <w:t>分；</w:t>
      </w:r>
    </w:p>
    <w:p w14:paraId="36DE1FDD"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（3）联合团支部依照当年通知按时提交月度总结材料满</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次，认定月度开展活动分数为</w:t>
      </w:r>
      <w:r>
        <w:rPr>
          <w:rFonts w:ascii="Times New Roman Regular" w:eastAsia="仿宋_GB2312" w:hAnsi="Times New Roman Regular" w:cs="Times New Roman Regular" w:hint="eastAsia"/>
          <w:sz w:val="32"/>
          <w:szCs w:val="32"/>
        </w:rPr>
        <w:t>45</w:t>
      </w:r>
      <w:r>
        <w:rPr>
          <w:rFonts w:ascii="仿宋_GB2312" w:eastAsia="仿宋_GB2312" w:hint="eastAsia"/>
          <w:sz w:val="32"/>
          <w:szCs w:val="32"/>
        </w:rPr>
        <w:t>分；</w:t>
      </w:r>
    </w:p>
    <w:p w14:paraId="027933C9"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lastRenderedPageBreak/>
        <w:t>（4）联合团支部依照当年通知按时提交月度总结材料满</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次，认定月度开展活动分数为</w:t>
      </w:r>
      <w:r>
        <w:rPr>
          <w:rFonts w:ascii="Times New Roman Regular" w:eastAsia="仿宋_GB2312" w:hAnsi="Times New Roman Regular" w:cs="Times New Roman Regular" w:hint="eastAsia"/>
          <w:sz w:val="32"/>
          <w:szCs w:val="32"/>
        </w:rPr>
        <w:t>20</w:t>
      </w:r>
      <w:r>
        <w:rPr>
          <w:rFonts w:ascii="仿宋_GB2312" w:eastAsia="仿宋_GB2312" w:hint="eastAsia"/>
          <w:sz w:val="32"/>
          <w:szCs w:val="32"/>
        </w:rPr>
        <w:t>分；</w:t>
      </w:r>
    </w:p>
    <w:p w14:paraId="7EC458F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此外，每月度材料收集，如联合团支部未按时提交月度总结材料（包括未按要求提交齐全），但能在规定时间内补交，则在该项（月度特色团日活动开展）总得分中扣减</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分/次。</w:t>
      </w:r>
    </w:p>
    <w:p w14:paraId="4D960FB7" w14:textId="77777777" w:rsidR="00D72D94" w:rsidRDefault="00000000">
      <w:pPr>
        <w:adjustRightInd w:val="0"/>
        <w:snapToGrid w:val="0"/>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四、总结书（占总成绩</w:t>
      </w:r>
      <w:r>
        <w:rPr>
          <w:rFonts w:ascii="Times New Roman Regular" w:eastAsia="仿宋_GB2312" w:hAnsi="Times New Roman Regular" w:cs="Times New Roman Regular" w:hint="eastAsia"/>
          <w:sz w:val="32"/>
          <w:szCs w:val="32"/>
        </w:rPr>
        <w:t>2</w:t>
      </w:r>
      <w:r>
        <w:rPr>
          <w:rFonts w:ascii="Times New Roman Regular" w:eastAsia="仿宋_GB2312" w:hAnsi="Times New Roman Regular" w:cs="Times New Roman Regular" w:hint="eastAsia"/>
          <w:color w:val="000000" w:themeColor="text1"/>
          <w:sz w:val="32"/>
          <w:szCs w:val="32"/>
        </w:rPr>
        <w:t>0%</w:t>
      </w:r>
      <w:r>
        <w:rPr>
          <w:rFonts w:ascii="黑体" w:eastAsia="黑体" w:hAnsi="黑体" w:hint="eastAsia"/>
          <w:sz w:val="32"/>
          <w:szCs w:val="32"/>
        </w:rPr>
        <w:t>）</w:t>
      </w:r>
    </w:p>
    <w:p w14:paraId="10E5C65C"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（一）撰写基本要求：</w:t>
      </w:r>
    </w:p>
    <w:p w14:paraId="59F779F5" w14:textId="77777777" w:rsidR="00D72D94" w:rsidRDefault="00000000">
      <w:pPr>
        <w:pStyle w:val="a8"/>
        <w:adjustRightInd w:val="0"/>
        <w:snapToGrid w:val="0"/>
        <w:spacing w:line="560" w:lineRule="exact"/>
        <w:ind w:firstLine="640"/>
        <w:jc w:val="both"/>
        <w:rPr>
          <w:rFonts w:ascii="仿宋_GB2312" w:eastAsia="仿宋_GB2312" w:hint="eastAsia"/>
          <w:sz w:val="32"/>
          <w:szCs w:val="32"/>
        </w:rPr>
      </w:pPr>
      <w:r>
        <w:rPr>
          <w:rFonts w:ascii="仿宋_GB2312" w:eastAsia="仿宋_GB2312" w:hint="eastAsia"/>
          <w:sz w:val="32"/>
          <w:szCs w:val="32"/>
        </w:rPr>
        <w:t>总结书总页数控制在</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页以内，以展示实际活动内容及成效为主，避免过度装饰，堆叠内容。</w:t>
      </w:r>
    </w:p>
    <w:p w14:paraId="060E913C"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（二）评分细则</w:t>
      </w:r>
    </w:p>
    <w:p w14:paraId="77E66D7B" w14:textId="77777777" w:rsidR="00D72D94" w:rsidRDefault="00000000">
      <w:pPr>
        <w:pStyle w:val="a8"/>
        <w:numPr>
          <w:ilvl w:val="255"/>
          <w:numId w:val="0"/>
        </w:num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各赛区答辩会评委按照以下细则评分，满分为</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分，按照比例折算为总分数。</w:t>
      </w:r>
    </w:p>
    <w:p w14:paraId="5E02FAD9" w14:textId="16B61C3F" w:rsidR="00D72D94" w:rsidRDefault="00556034">
      <w:pPr>
        <w:pStyle w:val="a8"/>
        <w:numPr>
          <w:ilvl w:val="255"/>
          <w:numId w:val="0"/>
        </w:num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1.</w:t>
      </w:r>
      <w:r w:rsidR="00000000">
        <w:rPr>
          <w:rFonts w:ascii="仿宋_GB2312" w:eastAsia="仿宋_GB2312" w:hint="eastAsia"/>
          <w:b/>
          <w:bCs/>
          <w:sz w:val="32"/>
          <w:szCs w:val="32"/>
        </w:rPr>
        <w:t>主题契合度（</w:t>
      </w:r>
      <w:r w:rsidR="00000000">
        <w:rPr>
          <w:rFonts w:ascii="Times New Roman Regular" w:eastAsia="仿宋_GB2312" w:hAnsi="Times New Roman Regular" w:cs="Times New Roman Regular" w:hint="eastAsia"/>
          <w:sz w:val="32"/>
          <w:szCs w:val="32"/>
        </w:rPr>
        <w:t>25</w:t>
      </w:r>
      <w:r w:rsidR="00000000">
        <w:rPr>
          <w:rFonts w:ascii="仿宋_GB2312" w:eastAsia="仿宋_GB2312" w:hint="eastAsia"/>
          <w:b/>
          <w:bCs/>
          <w:sz w:val="32"/>
          <w:szCs w:val="32"/>
        </w:rPr>
        <w:t>分）</w:t>
      </w:r>
    </w:p>
    <w:p w14:paraId="335E37B7" w14:textId="77777777" w:rsidR="00D72D94" w:rsidRDefault="00000000">
      <w:pPr>
        <w:pStyle w:val="a8"/>
        <w:adjustRightInd w:val="0"/>
        <w:snapToGrid w:val="0"/>
        <w:spacing w:line="560" w:lineRule="exact"/>
        <w:ind w:left="640" w:firstLineChars="0" w:firstLine="0"/>
        <w:jc w:val="both"/>
        <w:rPr>
          <w:rFonts w:ascii="仿宋_GB2312" w:eastAsia="仿宋_GB2312" w:hint="eastAsia"/>
          <w:sz w:val="32"/>
          <w:szCs w:val="32"/>
        </w:rPr>
      </w:pPr>
      <w:r>
        <w:rPr>
          <w:rFonts w:ascii="仿宋_GB2312" w:eastAsia="仿宋_GB2312" w:hint="eastAsia"/>
          <w:sz w:val="32"/>
          <w:szCs w:val="32"/>
        </w:rPr>
        <w:t>（1）优秀（</w:t>
      </w:r>
      <w:r>
        <w:rPr>
          <w:rFonts w:ascii="Times New Roman Regular" w:eastAsia="仿宋_GB2312" w:hAnsi="Times New Roman Regular" w:cs="Times New Roman Regular" w:hint="eastAsia"/>
          <w:sz w:val="32"/>
          <w:szCs w:val="32"/>
        </w:rPr>
        <w:t>20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25</w:t>
      </w:r>
      <w:r>
        <w:rPr>
          <w:rFonts w:ascii="仿宋_GB2312" w:eastAsia="仿宋_GB2312" w:hint="eastAsia"/>
          <w:sz w:val="32"/>
          <w:szCs w:val="32"/>
        </w:rPr>
        <w:t>分）：紧扣年度主题，融合支部特色，显思想引领；</w:t>
      </w:r>
    </w:p>
    <w:p w14:paraId="408C3C0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（2）良好（</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19</w:t>
      </w:r>
      <w:r>
        <w:rPr>
          <w:rFonts w:ascii="仿宋_GB2312" w:eastAsia="仿宋_GB2312" w:hint="eastAsia"/>
          <w:sz w:val="32"/>
          <w:szCs w:val="32"/>
        </w:rPr>
        <w:t>分）：基本契合主题，弱关联支部特色，缺引领案例；</w:t>
      </w:r>
    </w:p>
    <w:p w14:paraId="5EE6A1A4"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（3）合格（</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14</w:t>
      </w:r>
      <w:r>
        <w:rPr>
          <w:rFonts w:ascii="仿宋_GB2312" w:eastAsia="仿宋_GB2312" w:hint="eastAsia"/>
          <w:sz w:val="32"/>
          <w:szCs w:val="32"/>
        </w:rPr>
        <w:t>分）：部分偏离主题，无支部特色，仅述流程；</w:t>
      </w:r>
    </w:p>
    <w:p w14:paraId="50D40205"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（4）不合格（</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9</w:t>
      </w:r>
      <w:r>
        <w:rPr>
          <w:rFonts w:ascii="仿宋_GB2312" w:eastAsia="仿宋_GB2312" w:hint="eastAsia"/>
          <w:sz w:val="32"/>
          <w:szCs w:val="32"/>
        </w:rPr>
        <w:t>分）：完全偏离/主题混乱，含不当导向。</w:t>
      </w:r>
    </w:p>
    <w:p w14:paraId="705E53CD" w14:textId="2044D9EB" w:rsidR="00D72D94" w:rsidRDefault="00556034">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2.</w:t>
      </w:r>
      <w:r w:rsidR="00000000">
        <w:rPr>
          <w:rFonts w:ascii="仿宋_GB2312" w:eastAsia="仿宋_GB2312" w:hint="eastAsia"/>
          <w:b/>
          <w:bCs/>
          <w:sz w:val="32"/>
          <w:szCs w:val="32"/>
        </w:rPr>
        <w:t>内容丰富性（</w:t>
      </w:r>
      <w:r w:rsidR="00000000">
        <w:rPr>
          <w:rFonts w:ascii="Times New Roman Regular" w:eastAsia="仿宋_GB2312" w:hAnsi="Times New Roman Regular" w:cs="Times New Roman Regular" w:hint="eastAsia"/>
          <w:sz w:val="32"/>
          <w:szCs w:val="32"/>
        </w:rPr>
        <w:t>30</w:t>
      </w:r>
      <w:r w:rsidR="00000000">
        <w:rPr>
          <w:rFonts w:ascii="仿宋_GB2312" w:eastAsia="仿宋_GB2312" w:hint="eastAsia"/>
          <w:b/>
          <w:bCs/>
          <w:sz w:val="32"/>
          <w:szCs w:val="32"/>
        </w:rPr>
        <w:t>分）</w:t>
      </w:r>
    </w:p>
    <w:p w14:paraId="6DC1E571"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lastRenderedPageBreak/>
        <w:t>（1）优秀（</w:t>
      </w:r>
      <w:r>
        <w:rPr>
          <w:rFonts w:ascii="Times New Roman Regular" w:eastAsia="仿宋_GB2312" w:hAnsi="Times New Roman Regular" w:cs="Times New Roman Regular" w:hint="eastAsia"/>
          <w:sz w:val="32"/>
          <w:szCs w:val="32"/>
        </w:rPr>
        <w:t>24</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30</w:t>
      </w:r>
      <w:r>
        <w:rPr>
          <w:rFonts w:ascii="仿宋_GB2312" w:eastAsia="仿宋_GB2312" w:hint="eastAsia"/>
          <w:sz w:val="32"/>
          <w:szCs w:val="32"/>
        </w:rPr>
        <w:t>分）：全模块覆盖，数据详实，有基础亮点；</w:t>
      </w:r>
    </w:p>
    <w:p w14:paraId="428C179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（2）良好（</w:t>
      </w:r>
      <w:r>
        <w:rPr>
          <w:rFonts w:ascii="Times New Roman Regular" w:eastAsia="仿宋_GB2312" w:hAnsi="Times New Roman Regular" w:cs="Times New Roman Regular" w:hint="eastAsia"/>
          <w:sz w:val="32"/>
          <w:szCs w:val="32"/>
        </w:rPr>
        <w:t>18</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23</w:t>
      </w:r>
      <w:r>
        <w:rPr>
          <w:rFonts w:ascii="仿宋_GB2312" w:eastAsia="仿宋_GB2312" w:hint="eastAsia"/>
          <w:sz w:val="32"/>
          <w:szCs w:val="32"/>
        </w:rPr>
        <w:t>分）：关键模块全，缺细节数据，提亮点无佐证；</w:t>
      </w:r>
    </w:p>
    <w:p w14:paraId="1370BE5D"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（3）合格（</w:t>
      </w:r>
      <w:r>
        <w:rPr>
          <w:rFonts w:ascii="Times New Roman Regular" w:eastAsia="仿宋_GB2312" w:hAnsi="Times New Roman Regular" w:cs="Times New Roman Regular" w:hint="eastAsia"/>
          <w:sz w:val="32"/>
          <w:szCs w:val="32"/>
        </w:rPr>
        <w:t>12</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17</w:t>
      </w:r>
      <w:r>
        <w:rPr>
          <w:rFonts w:ascii="仿宋_GB2312" w:eastAsia="仿宋_GB2312" w:hint="eastAsia"/>
          <w:sz w:val="32"/>
          <w:szCs w:val="32"/>
        </w:rPr>
        <w:t xml:space="preserve">分）：漏 </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 xml:space="preserve"> 模块，无数据，同质化；</w:t>
      </w:r>
    </w:p>
    <w:p w14:paraId="6743C176"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（4）不合格（</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 xml:space="preserve">分）：漏 </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个模块以上或仅列活动名，或造假。</w:t>
      </w:r>
    </w:p>
    <w:p w14:paraId="2D61B73E" w14:textId="6EA70E31" w:rsidR="00D72D94" w:rsidRDefault="00556034">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3.</w:t>
      </w:r>
      <w:r w:rsidR="00000000">
        <w:rPr>
          <w:rFonts w:ascii="仿宋_GB2312" w:eastAsia="仿宋_GB2312" w:hint="eastAsia"/>
          <w:b/>
          <w:bCs/>
          <w:sz w:val="32"/>
          <w:szCs w:val="32"/>
        </w:rPr>
        <w:t>组织与执行（</w:t>
      </w:r>
      <w:r w:rsidR="00000000">
        <w:rPr>
          <w:rFonts w:ascii="Times New Roman Regular" w:eastAsia="仿宋_GB2312" w:hAnsi="Times New Roman Regular" w:cs="Times New Roman Regular" w:hint="eastAsia"/>
          <w:sz w:val="32"/>
          <w:szCs w:val="32"/>
        </w:rPr>
        <w:t>15</w:t>
      </w:r>
      <w:r w:rsidR="00000000">
        <w:rPr>
          <w:rFonts w:ascii="仿宋_GB2312" w:eastAsia="仿宋_GB2312" w:hint="eastAsia"/>
          <w:b/>
          <w:bCs/>
          <w:sz w:val="32"/>
          <w:szCs w:val="32"/>
        </w:rPr>
        <w:t>分）</w:t>
      </w:r>
    </w:p>
    <w:p w14:paraId="18BF842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（1）优秀（</w:t>
      </w:r>
      <w:r>
        <w:rPr>
          <w:rFonts w:ascii="Times New Roman Regular" w:eastAsia="仿宋_GB2312" w:hAnsi="Times New Roman Regular" w:cs="Times New Roman Regular" w:hint="eastAsia"/>
          <w:sz w:val="32"/>
          <w:szCs w:val="32"/>
        </w:rPr>
        <w:t>12</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分）：流程规范，资源统筹好，能应急；</w:t>
      </w:r>
    </w:p>
    <w:p w14:paraId="063E136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（2）良好（</w:t>
      </w:r>
      <w:r>
        <w:rPr>
          <w:rFonts w:ascii="Times New Roman Regular" w:eastAsia="仿宋_GB2312" w:hAnsi="Times New Roman Regular" w:cs="Times New Roman Regular" w:hint="eastAsia"/>
          <w:sz w:val="32"/>
          <w:szCs w:val="32"/>
        </w:rPr>
        <w:t>9</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分）：基本规范，分工不明，提问题无措施；</w:t>
      </w:r>
    </w:p>
    <w:p w14:paraId="167B2F96"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（3）合格（</w:t>
      </w:r>
      <w:r>
        <w:rPr>
          <w:rFonts w:ascii="Times New Roman Regular" w:eastAsia="仿宋_GB2312" w:hAnsi="Times New Roman Regular" w:cs="Times New Roman Regular" w:hint="eastAsia"/>
          <w:sz w:val="32"/>
          <w:szCs w:val="32"/>
        </w:rPr>
        <w:t>6</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8</w:t>
      </w:r>
      <w:r>
        <w:rPr>
          <w:rFonts w:ascii="仿宋_GB2312" w:eastAsia="仿宋_GB2312" w:hint="eastAsia"/>
          <w:sz w:val="32"/>
          <w:szCs w:val="32"/>
        </w:rPr>
        <w:t>分）：</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 xml:space="preserve"> 次违规，无分工，未提应急；</w:t>
      </w:r>
    </w:p>
    <w:p w14:paraId="0EDD46D1"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（4）不合格（</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分）：多次违规 / 无统筹，存重大未解决问题。</w:t>
      </w:r>
    </w:p>
    <w:p w14:paraId="59F271AD" w14:textId="38F01ECB" w:rsidR="00D72D94" w:rsidRDefault="00556034">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4.</w:t>
      </w:r>
      <w:r w:rsidR="00000000">
        <w:rPr>
          <w:rFonts w:ascii="仿宋_GB2312" w:eastAsia="仿宋_GB2312" w:hint="eastAsia"/>
          <w:b/>
          <w:bCs/>
          <w:sz w:val="32"/>
          <w:szCs w:val="32"/>
        </w:rPr>
        <w:t>总结完整性（</w:t>
      </w:r>
      <w:r w:rsidR="00000000">
        <w:rPr>
          <w:rFonts w:ascii="Times New Roman Regular" w:eastAsia="仿宋_GB2312" w:hAnsi="Times New Roman Regular" w:cs="Times New Roman Regular" w:hint="eastAsia"/>
          <w:sz w:val="32"/>
          <w:szCs w:val="32"/>
        </w:rPr>
        <w:t>10</w:t>
      </w:r>
      <w:r w:rsidR="00000000">
        <w:rPr>
          <w:rFonts w:ascii="仿宋_GB2312" w:eastAsia="仿宋_GB2312" w:hint="eastAsia"/>
          <w:b/>
          <w:bCs/>
          <w:sz w:val="32"/>
          <w:szCs w:val="32"/>
        </w:rPr>
        <w:t>分）</w:t>
      </w:r>
    </w:p>
    <w:p w14:paraId="44FFEB1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（1）优秀（</w:t>
      </w:r>
      <w:r>
        <w:rPr>
          <w:rFonts w:ascii="Times New Roman Regular" w:eastAsia="仿宋_GB2312" w:hAnsi="Times New Roman Regular" w:cs="Times New Roman Regular" w:hint="eastAsia"/>
          <w:sz w:val="32"/>
          <w:szCs w:val="32"/>
        </w:rPr>
        <w:t>8</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分）：全结构（背景-流程-成效-反思），附件全，格式规范；</w:t>
      </w:r>
    </w:p>
    <w:p w14:paraId="28E9B04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（2）良好（</w:t>
      </w:r>
      <w:r>
        <w:rPr>
          <w:rFonts w:ascii="Times New Roman Regular" w:eastAsia="仿宋_GB2312" w:hAnsi="Times New Roman Regular" w:cs="Times New Roman Regular" w:hint="eastAsia"/>
          <w:sz w:val="32"/>
          <w:szCs w:val="32"/>
        </w:rPr>
        <w:t>6</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7</w:t>
      </w:r>
      <w:r>
        <w:rPr>
          <w:rFonts w:ascii="仿宋_GB2312" w:eastAsia="仿宋_GB2312" w:hint="eastAsia"/>
          <w:sz w:val="32"/>
          <w:szCs w:val="32"/>
        </w:rPr>
        <w:t>分）：缺</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个结构，缺非核心附件，少错漏；</w:t>
      </w:r>
    </w:p>
    <w:p w14:paraId="281BBFF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（3）合格（</w:t>
      </w:r>
      <w:r>
        <w:rPr>
          <w:rFonts w:ascii="Times New Roman Regular" w:eastAsia="仿宋_GB2312" w:hAnsi="Times New Roman Regular" w:cs="Times New Roman Regular" w:hint="eastAsia"/>
          <w:sz w:val="32"/>
          <w:szCs w:val="32"/>
        </w:rPr>
        <w:t>4</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分）：缺多结构，缺关键附件，格式瑕疵；</w:t>
      </w:r>
    </w:p>
    <w:p w14:paraId="4B9F9D4D"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（4）不合格（</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分）：结构混乱或无附件，格式严重违规。</w:t>
      </w:r>
    </w:p>
    <w:p w14:paraId="45626C83" w14:textId="69C35ECF" w:rsidR="00D72D94" w:rsidRDefault="00556034">
      <w:pPr>
        <w:adjustRightInd w:val="0"/>
        <w:snapToGrid w:val="0"/>
        <w:spacing w:line="560" w:lineRule="exact"/>
        <w:ind w:firstLineChars="200" w:firstLine="643"/>
        <w:jc w:val="both"/>
        <w:rPr>
          <w:rFonts w:ascii="仿宋_GB2312" w:eastAsia="仿宋_GB2312" w:hint="eastAsia"/>
          <w:b/>
          <w:bCs/>
          <w:sz w:val="32"/>
          <w:szCs w:val="32"/>
        </w:rPr>
      </w:pPr>
      <w:r>
        <w:rPr>
          <w:rFonts w:ascii="仿宋_GB2312" w:eastAsia="仿宋_GB2312" w:hint="eastAsia"/>
          <w:b/>
          <w:bCs/>
          <w:sz w:val="32"/>
          <w:szCs w:val="32"/>
        </w:rPr>
        <w:t>5.</w:t>
      </w:r>
      <w:r w:rsidR="00000000">
        <w:rPr>
          <w:rFonts w:ascii="仿宋_GB2312" w:eastAsia="仿宋_GB2312" w:hint="eastAsia"/>
          <w:b/>
          <w:bCs/>
          <w:sz w:val="32"/>
          <w:szCs w:val="32"/>
        </w:rPr>
        <w:t>创新性（</w:t>
      </w:r>
      <w:r w:rsidR="00000000">
        <w:rPr>
          <w:rFonts w:ascii="Times New Roman Regular" w:eastAsia="仿宋_GB2312" w:hAnsi="Times New Roman Regular" w:cs="Times New Roman Regular" w:hint="eastAsia"/>
          <w:sz w:val="32"/>
          <w:szCs w:val="32"/>
        </w:rPr>
        <w:t>15</w:t>
      </w:r>
      <w:r w:rsidR="00000000">
        <w:rPr>
          <w:rFonts w:ascii="仿宋_GB2312" w:eastAsia="仿宋_GB2312" w:hint="eastAsia"/>
          <w:b/>
          <w:bCs/>
          <w:sz w:val="32"/>
          <w:szCs w:val="32"/>
        </w:rPr>
        <w:t>分）</w:t>
      </w:r>
    </w:p>
    <w:p w14:paraId="6BE9B9C0"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lastRenderedPageBreak/>
        <w:t>（1）优秀（</w:t>
      </w:r>
      <w:r>
        <w:rPr>
          <w:rFonts w:ascii="Times New Roman Regular" w:eastAsia="仿宋_GB2312" w:hAnsi="Times New Roman Regular" w:cs="Times New Roman Regular" w:hint="eastAsia"/>
          <w:sz w:val="32"/>
          <w:szCs w:val="32"/>
        </w:rPr>
        <w:t>12</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 xml:space="preserve">15 </w:t>
      </w:r>
      <w:r>
        <w:rPr>
          <w:rFonts w:ascii="仿宋_GB2312" w:eastAsia="仿宋_GB2312" w:hint="eastAsia"/>
          <w:sz w:val="32"/>
          <w:szCs w:val="32"/>
        </w:rPr>
        <w:t>分）：活动形式或内容有显著创新（如专业融合新场景），有佐证；</w:t>
      </w:r>
    </w:p>
    <w:p w14:paraId="0087E4A1"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（2）良好（</w:t>
      </w:r>
      <w:r>
        <w:rPr>
          <w:rFonts w:ascii="Times New Roman Regular" w:eastAsia="仿宋_GB2312" w:hAnsi="Times New Roman Regular" w:cs="Times New Roman Regular" w:hint="eastAsia"/>
          <w:sz w:val="32"/>
          <w:szCs w:val="32"/>
        </w:rPr>
        <w:t>8</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分）：有创新尝试（如线上线下新组合），缺佐证；</w:t>
      </w:r>
    </w:p>
    <w:p w14:paraId="785A9AEC"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（3）合格（</w:t>
      </w:r>
      <w:r>
        <w:rPr>
          <w:rFonts w:ascii="Times New Roman Regular" w:eastAsia="仿宋_GB2312" w:hAnsi="Times New Roman Regular" w:cs="Times New Roman Regular" w:hint="eastAsia"/>
          <w:sz w:val="32"/>
          <w:szCs w:val="32"/>
        </w:rPr>
        <w:t>4</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7</w:t>
      </w:r>
      <w:r>
        <w:rPr>
          <w:rFonts w:ascii="仿宋_GB2312" w:eastAsia="仿宋_GB2312" w:hint="eastAsia"/>
          <w:sz w:val="32"/>
          <w:szCs w:val="32"/>
        </w:rPr>
        <w:t>分）：仅微创新（如优化流程细节）；</w:t>
      </w:r>
    </w:p>
    <w:p w14:paraId="46F656E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（4）不合格（</w:t>
      </w: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分）：无创新，与其他支部同质化。</w:t>
      </w:r>
    </w:p>
    <w:p w14:paraId="7370DB5E"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（三）总结书其他扣分说明</w:t>
      </w:r>
    </w:p>
    <w:p w14:paraId="4B9CA43A"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各联合团支部需要按照截止时间提交总结书至各赛区，以便赛区开展总结书评分工作。若联合支部未按当年通知要求提交总结书（含电子版、纸质版），特色团日项目组将酌情扣</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w:t>
      </w:r>
    </w:p>
    <w:p w14:paraId="5355214E" w14:textId="77777777" w:rsidR="00D72D94" w:rsidRDefault="00000000">
      <w:pPr>
        <w:pStyle w:val="a8"/>
        <w:adjustRightInd w:val="0"/>
        <w:snapToGrid w:val="0"/>
        <w:spacing w:line="560" w:lineRule="exact"/>
        <w:ind w:firstLine="640"/>
        <w:jc w:val="both"/>
        <w:rPr>
          <w:rFonts w:ascii="仿宋_GB2312" w:eastAsia="仿宋_GB2312" w:hint="eastAsia"/>
          <w:sz w:val="32"/>
          <w:szCs w:val="32"/>
        </w:rPr>
      </w:pPr>
      <w:r>
        <w:rPr>
          <w:rFonts w:ascii="仿宋_GB2312" w:eastAsia="仿宋_GB2312" w:hint="eastAsia"/>
          <w:sz w:val="32"/>
          <w:szCs w:val="32"/>
        </w:rPr>
        <w:t>同时，特色团日项目组同步对总结书内容真实性开展核查，若确认存在虚假表述（包括但不限于不实成效数据、伪造活动记录、虚构参与情况等），一经查实，取消该联合团支部参与本次特色团日活动评选的资格，已获荣誉或分数同步作废。</w:t>
      </w:r>
    </w:p>
    <w:p w14:paraId="03EB9E2F" w14:textId="77777777" w:rsidR="00D72D94" w:rsidRDefault="00000000">
      <w:pPr>
        <w:adjustRightInd w:val="0"/>
        <w:snapToGrid w:val="0"/>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五、答辩（占总成绩</w:t>
      </w:r>
      <w:r>
        <w:rPr>
          <w:rFonts w:ascii="Times New Roman Regular" w:eastAsia="仿宋_GB2312" w:hAnsi="Times New Roman Regular" w:cs="Times New Roman Regular" w:hint="eastAsia"/>
          <w:color w:val="000000" w:themeColor="text1"/>
          <w:sz w:val="32"/>
          <w:szCs w:val="32"/>
        </w:rPr>
        <w:t>40%</w:t>
      </w:r>
      <w:r>
        <w:rPr>
          <w:rFonts w:ascii="黑体" w:eastAsia="黑体" w:hAnsi="黑体" w:hint="eastAsia"/>
          <w:sz w:val="32"/>
          <w:szCs w:val="32"/>
        </w:rPr>
        <w:t>）</w:t>
      </w:r>
    </w:p>
    <w:p w14:paraId="01201352" w14:textId="77777777" w:rsidR="00D72D94" w:rsidRDefault="00000000">
      <w:pPr>
        <w:pStyle w:val="a8"/>
        <w:numPr>
          <w:ins w:id="3" w:author="Sia YU" w:date="1900-01-01T00:00:00Z"/>
        </w:numPr>
        <w:adjustRightInd w:val="0"/>
        <w:snapToGrid w:val="0"/>
        <w:spacing w:line="560" w:lineRule="exact"/>
        <w:ind w:firstLine="640"/>
        <w:jc w:val="both"/>
        <w:rPr>
          <w:rFonts w:ascii="仿宋_GB2312" w:eastAsia="仿宋_GB2312" w:hint="eastAsia"/>
          <w:b/>
          <w:bCs/>
          <w:sz w:val="32"/>
          <w:szCs w:val="32"/>
        </w:rPr>
      </w:pPr>
      <w:r>
        <w:rPr>
          <w:rFonts w:ascii="仿宋_GB2312" w:eastAsia="仿宋_GB2312" w:hint="eastAsia"/>
          <w:sz w:val="32"/>
          <w:szCs w:val="32"/>
        </w:rPr>
        <w:t>各赛区答辩会、十佳答辩会评委按照以下细则评分，满分为</w:t>
      </w:r>
      <w:r>
        <w:rPr>
          <w:rFonts w:ascii="Times New Roman Regular" w:eastAsia="仿宋_GB2312" w:hAnsi="Times New Roman Regular" w:cs="Times New Roman Regular" w:hint="eastAsia"/>
          <w:sz w:val="32"/>
          <w:szCs w:val="32"/>
        </w:rPr>
        <w:t>100</w:t>
      </w:r>
      <w:r>
        <w:rPr>
          <w:rFonts w:ascii="仿宋_GB2312" w:eastAsia="仿宋_GB2312" w:hint="eastAsia"/>
          <w:sz w:val="32"/>
          <w:szCs w:val="32"/>
        </w:rPr>
        <w:t>分，按照比例折算为总分数。</w:t>
      </w:r>
    </w:p>
    <w:p w14:paraId="4691E4A4"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（一）主题契合度（</w:t>
      </w:r>
      <w:r w:rsidRPr="007D4F17">
        <w:rPr>
          <w:rFonts w:ascii="楷体_GB2312" w:eastAsia="楷体_GB2312" w:hAnsi="Times New Roman Regular" w:cs="Times New Roman Regular" w:hint="eastAsia"/>
          <w:sz w:val="32"/>
          <w:szCs w:val="32"/>
        </w:rPr>
        <w:t>25</w:t>
      </w:r>
      <w:r w:rsidRPr="007D4F17">
        <w:rPr>
          <w:rFonts w:ascii="楷体_GB2312" w:eastAsia="楷体_GB2312" w:hAnsi="楷体_GB2312" w:cs="楷体_GB2312" w:hint="eastAsia"/>
          <w:sz w:val="32"/>
          <w:szCs w:val="32"/>
          <w14:ligatures w14:val="none"/>
        </w:rPr>
        <w:t>分）</w:t>
      </w:r>
    </w:p>
    <w:p w14:paraId="65FD35BA" w14:textId="77777777" w:rsidR="00D72D94" w:rsidRDefault="00000000">
      <w:pPr>
        <w:adjustRightInd w:val="0"/>
        <w:snapToGrid w:val="0"/>
        <w:spacing w:line="560" w:lineRule="exact"/>
        <w:ind w:firstLineChars="200" w:firstLine="643"/>
        <w:jc w:val="both"/>
        <w:rPr>
          <w:rFonts w:ascii="仿宋_GB2312" w:eastAsia="仿宋_GB2312" w:hint="eastAsia"/>
          <w:sz w:val="32"/>
          <w:szCs w:val="32"/>
        </w:rPr>
      </w:pPr>
      <w:r>
        <w:rPr>
          <w:rFonts w:ascii="仿宋_GB2312" w:eastAsia="仿宋_GB2312" w:hint="eastAsia"/>
          <w:b/>
          <w:bCs/>
          <w:sz w:val="32"/>
          <w:szCs w:val="32"/>
        </w:rPr>
        <w:t>1.主题关联深度（</w:t>
      </w:r>
      <w:r>
        <w:rPr>
          <w:rFonts w:ascii="Times New Roman Regular" w:eastAsia="仿宋_GB2312" w:hAnsi="Times New Roman Regular" w:cs="Times New Roman Regular" w:hint="eastAsia"/>
          <w:sz w:val="32"/>
          <w:szCs w:val="32"/>
        </w:rPr>
        <w:t>20</w:t>
      </w:r>
      <w:r>
        <w:rPr>
          <w:rFonts w:ascii="仿宋_GB2312" w:eastAsia="仿宋_GB2312" w:hint="eastAsia"/>
          <w:b/>
          <w:bCs/>
          <w:sz w:val="32"/>
          <w:szCs w:val="32"/>
        </w:rPr>
        <w:t>分）：</w:t>
      </w:r>
      <w:r>
        <w:rPr>
          <w:rFonts w:ascii="仿宋_GB2312" w:eastAsia="仿宋_GB2312" w:hint="eastAsia"/>
          <w:sz w:val="32"/>
          <w:szCs w:val="32"/>
        </w:rPr>
        <w:t>按主题与活动设计、成果展示的贴合度及内涵挖掘程度分四档评分：</w:t>
      </w:r>
    </w:p>
    <w:p w14:paraId="3E03172F"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Times New Roman Regular" w:eastAsia="仿宋_GB2312" w:hAnsi="Times New Roman Regular" w:cs="Times New Roman Regular" w:hint="eastAsia"/>
          <w:sz w:val="32"/>
          <w:szCs w:val="32"/>
        </w:rPr>
        <w:lastRenderedPageBreak/>
        <w:t>16</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20</w:t>
      </w:r>
      <w:r>
        <w:rPr>
          <w:rFonts w:ascii="仿宋_GB2312" w:eastAsia="仿宋_GB2312" w:hint="eastAsia"/>
          <w:sz w:val="32"/>
          <w:szCs w:val="32"/>
        </w:rPr>
        <w:t>分：主题贯穿活动全流程，深度结合团支部实际、时代背景，充分挖掘主题核心内涵，能引发支部成员强烈共鸣与深度思考；</w:t>
      </w:r>
    </w:p>
    <w:p w14:paraId="179D2E28"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Times New Roman Regular" w:eastAsia="仿宋_GB2312" w:hAnsi="Times New Roman Regular" w:cs="Times New Roman Regular" w:hint="eastAsia"/>
          <w:sz w:val="32"/>
          <w:szCs w:val="32"/>
        </w:rPr>
        <w:t>12</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15</w:t>
      </w:r>
      <w:r>
        <w:rPr>
          <w:rFonts w:ascii="仿宋_GB2312" w:eastAsia="仿宋_GB2312" w:hint="eastAsia"/>
          <w:sz w:val="32"/>
          <w:szCs w:val="32"/>
        </w:rPr>
        <w:t>分：主题在活动设计与成果展示中均有体现，与支部实际、时代背景有一定关联，支部成员可理解主题核心意义，但内涵挖掘较浅；</w:t>
      </w:r>
    </w:p>
    <w:p w14:paraId="04008455"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Times New Roman Regular" w:eastAsia="仿宋_GB2312" w:hAnsi="Times New Roman Regular" w:cs="Times New Roman Regular" w:hint="eastAsia"/>
          <w:sz w:val="32"/>
          <w:szCs w:val="32"/>
        </w:rPr>
        <w:t>8</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11</w:t>
      </w:r>
      <w:r>
        <w:rPr>
          <w:rFonts w:ascii="仿宋_GB2312" w:eastAsia="仿宋_GB2312" w:hint="eastAsia"/>
          <w:sz w:val="32"/>
          <w:szCs w:val="32"/>
        </w:rPr>
        <w:t>分：主题仅在活动设计或成果展示中单一提及，与实际场景关联薄弱，未形成完整的主题表达逻辑，成员对主题理解模糊；</w:t>
      </w:r>
    </w:p>
    <w:p w14:paraId="22E17584"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Times New Roman Regular" w:eastAsia="仿宋_GB2312" w:hAnsi="Times New Roman Regular" w:cs="Times New Roman Regular" w:hint="eastAsia"/>
          <w:sz w:val="32"/>
          <w:szCs w:val="32"/>
        </w:rPr>
        <w:t>0</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7</w:t>
      </w:r>
      <w:r>
        <w:rPr>
          <w:rFonts w:ascii="仿宋_GB2312" w:eastAsia="仿宋_GB2312" w:hint="eastAsia"/>
          <w:sz w:val="32"/>
          <w:szCs w:val="32"/>
        </w:rPr>
        <w:t>分：活动设计与成果展示偏离所选主题，未体现主题核心内容，主题表达完全失效。</w:t>
      </w:r>
    </w:p>
    <w:p w14:paraId="3E660B1D" w14:textId="77777777" w:rsidR="00D72D94" w:rsidRDefault="00000000">
      <w:pPr>
        <w:adjustRightInd w:val="0"/>
        <w:snapToGrid w:val="0"/>
        <w:spacing w:line="560" w:lineRule="exact"/>
        <w:ind w:firstLineChars="200" w:firstLine="643"/>
        <w:jc w:val="both"/>
        <w:rPr>
          <w:rFonts w:ascii="仿宋_GB2312" w:eastAsia="仿宋_GB2312" w:hint="eastAsia"/>
          <w:sz w:val="32"/>
          <w:szCs w:val="32"/>
        </w:rPr>
      </w:pPr>
      <w:r>
        <w:rPr>
          <w:rFonts w:ascii="仿宋_GB2312" w:eastAsia="仿宋_GB2312" w:hint="eastAsia"/>
          <w:b/>
          <w:bCs/>
          <w:sz w:val="32"/>
          <w:szCs w:val="32"/>
        </w:rPr>
        <w:t>2.主题价值导向（</w:t>
      </w:r>
      <w:r>
        <w:rPr>
          <w:rFonts w:ascii="Times New Roman Regular" w:eastAsia="仿宋_GB2312" w:hAnsi="Times New Roman Regular" w:cs="Times New Roman Regular" w:hint="eastAsia"/>
          <w:sz w:val="32"/>
          <w:szCs w:val="32"/>
        </w:rPr>
        <w:t>5</w:t>
      </w:r>
      <w:r>
        <w:rPr>
          <w:rFonts w:ascii="仿宋_GB2312" w:eastAsia="仿宋_GB2312" w:hint="eastAsia"/>
          <w:b/>
          <w:bCs/>
          <w:sz w:val="32"/>
          <w:szCs w:val="32"/>
        </w:rPr>
        <w:t>分）：</w:t>
      </w:r>
      <w:r>
        <w:rPr>
          <w:rFonts w:ascii="仿宋_GB2312" w:eastAsia="仿宋_GB2312" w:hint="eastAsia"/>
          <w:sz w:val="32"/>
          <w:szCs w:val="32"/>
        </w:rPr>
        <w:t>考察主题是否符合共青团思想引领要求、是否对支部成员成长成才有积极作用、是否具备现实意义或社会价值，符合一项得</w:t>
      </w:r>
      <w:r>
        <w:rPr>
          <w:rFonts w:ascii="Times New Roman Regular" w:eastAsia="仿宋_GB2312" w:hAnsi="Times New Roman Regular" w:cs="Times New Roman Regular" w:hint="eastAsia"/>
          <w:sz w:val="32"/>
          <w:szCs w:val="32"/>
        </w:rPr>
        <w:t>1</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分，全部符合得</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w:t>
      </w:r>
    </w:p>
    <w:p w14:paraId="6BC54048"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（二）活动内容与成效（</w:t>
      </w:r>
      <w:r w:rsidRPr="007D4F17">
        <w:rPr>
          <w:rFonts w:ascii="楷体_GB2312" w:eastAsia="楷体_GB2312" w:hAnsi="Times New Roman Regular" w:cs="Times New Roman Regular" w:hint="eastAsia"/>
          <w:sz w:val="32"/>
          <w:szCs w:val="32"/>
        </w:rPr>
        <w:t>30</w:t>
      </w:r>
      <w:r w:rsidRPr="007D4F17">
        <w:rPr>
          <w:rFonts w:ascii="楷体_GB2312" w:eastAsia="楷体_GB2312" w:hAnsi="楷体_GB2312" w:cs="楷体_GB2312" w:hint="eastAsia"/>
          <w:sz w:val="32"/>
          <w:szCs w:val="32"/>
          <w14:ligatures w14:val="none"/>
        </w:rPr>
        <w:t xml:space="preserve">分）  </w:t>
      </w:r>
    </w:p>
    <w:p w14:paraId="094007D1" w14:textId="2899743F" w:rsidR="00D72D94" w:rsidRDefault="00556034">
      <w:pPr>
        <w:adjustRightInd w:val="0"/>
        <w:snapToGrid w:val="0"/>
        <w:spacing w:line="560" w:lineRule="exact"/>
        <w:ind w:firstLineChars="200" w:firstLine="643"/>
        <w:jc w:val="both"/>
        <w:rPr>
          <w:rFonts w:ascii="仿宋_GB2312" w:eastAsia="仿宋_GB2312" w:hint="eastAsia"/>
          <w:sz w:val="32"/>
          <w:szCs w:val="32"/>
        </w:rPr>
      </w:pPr>
      <w:r w:rsidRPr="00556034">
        <w:rPr>
          <w:rFonts w:ascii="Times New Roman" w:eastAsia="仿宋_GB2312" w:hAnsi="Times New Roman" w:cs="Times New Roman"/>
          <w:b/>
          <w:bCs/>
          <w:sz w:val="32"/>
          <w:szCs w:val="32"/>
        </w:rPr>
        <w:t>1.</w:t>
      </w:r>
      <w:r w:rsidR="00000000" w:rsidRPr="00556034">
        <w:rPr>
          <w:rFonts w:ascii="仿宋_GB2312" w:eastAsia="仿宋_GB2312" w:hint="eastAsia"/>
          <w:b/>
          <w:bCs/>
          <w:sz w:val="32"/>
          <w:szCs w:val="32"/>
        </w:rPr>
        <w:t>内容丰富性</w:t>
      </w:r>
      <w:r w:rsidR="00000000">
        <w:rPr>
          <w:rFonts w:ascii="仿宋_GB2312" w:eastAsia="仿宋_GB2312" w:hint="eastAsia"/>
          <w:b/>
          <w:bCs/>
          <w:sz w:val="32"/>
          <w:szCs w:val="32"/>
        </w:rPr>
        <w:t>（</w:t>
      </w:r>
      <w:r w:rsidR="00000000">
        <w:rPr>
          <w:rFonts w:ascii="Times New Roman Regular" w:eastAsia="仿宋_GB2312" w:hAnsi="Times New Roman Regular" w:cs="Times New Roman Regular" w:hint="eastAsia"/>
          <w:sz w:val="32"/>
          <w:szCs w:val="32"/>
        </w:rPr>
        <w:t>15</w:t>
      </w:r>
      <w:r w:rsidR="00000000">
        <w:rPr>
          <w:rFonts w:ascii="仿宋_GB2312" w:eastAsia="仿宋_GB2312" w:hint="eastAsia"/>
          <w:b/>
          <w:bCs/>
          <w:sz w:val="32"/>
          <w:szCs w:val="32"/>
        </w:rPr>
        <w:t>分）：</w:t>
      </w:r>
      <w:r w:rsidR="00000000">
        <w:rPr>
          <w:rFonts w:ascii="仿宋_GB2312" w:eastAsia="仿宋_GB2312" w:hint="eastAsia"/>
          <w:sz w:val="32"/>
          <w:szCs w:val="32"/>
        </w:rPr>
        <w:t xml:space="preserve">联合团支部在本学年内开展的特色团日活动形式多样。除校团委组织部特色团日项目组统一举办的活动——特色团日风采嘉年华（即路演活动）、团支部书记微沙龙等外，还多次开展了其他形式活动，参与度高，覆盖面广，能全面展现支部成员风采。  </w:t>
      </w:r>
    </w:p>
    <w:p w14:paraId="78788190" w14:textId="0517EA39" w:rsidR="00D72D94" w:rsidRDefault="00556034">
      <w:pPr>
        <w:adjustRightInd w:val="0"/>
        <w:snapToGrid w:val="0"/>
        <w:spacing w:line="560" w:lineRule="exact"/>
        <w:ind w:firstLineChars="200" w:firstLine="643"/>
        <w:jc w:val="both"/>
        <w:rPr>
          <w:rFonts w:ascii="仿宋_GB2312" w:eastAsia="仿宋_GB2312" w:hint="eastAsia"/>
          <w:sz w:val="32"/>
          <w:szCs w:val="32"/>
        </w:rPr>
      </w:pPr>
      <w:r>
        <w:rPr>
          <w:rFonts w:ascii="Times New Roman" w:eastAsia="仿宋_GB2312" w:hAnsi="Times New Roman" w:cs="Times New Roman" w:hint="eastAsia"/>
          <w:b/>
          <w:bCs/>
          <w:sz w:val="32"/>
          <w:szCs w:val="32"/>
        </w:rPr>
        <w:t>2</w:t>
      </w:r>
      <w:r w:rsidRPr="00556034">
        <w:rPr>
          <w:rFonts w:ascii="Times New Roman" w:eastAsia="仿宋_GB2312" w:hAnsi="Times New Roman" w:cs="Times New Roman"/>
          <w:b/>
          <w:bCs/>
          <w:sz w:val="32"/>
          <w:szCs w:val="32"/>
        </w:rPr>
        <w:t>.</w:t>
      </w:r>
      <w:r w:rsidR="00000000">
        <w:rPr>
          <w:rFonts w:ascii="仿宋_GB2312" w:eastAsia="仿宋_GB2312" w:hint="eastAsia"/>
          <w:b/>
          <w:bCs/>
          <w:sz w:val="32"/>
          <w:szCs w:val="32"/>
        </w:rPr>
        <w:t>成果显著性（</w:t>
      </w:r>
      <w:r w:rsidR="00000000">
        <w:rPr>
          <w:rFonts w:ascii="Times New Roman Regular" w:eastAsia="仿宋_GB2312" w:hAnsi="Times New Roman Regular" w:cs="Times New Roman Regular" w:hint="eastAsia"/>
          <w:sz w:val="32"/>
          <w:szCs w:val="32"/>
        </w:rPr>
        <w:t>15</w:t>
      </w:r>
      <w:r w:rsidR="00000000">
        <w:rPr>
          <w:rFonts w:ascii="仿宋_GB2312" w:eastAsia="仿宋_GB2312" w:hint="eastAsia"/>
          <w:b/>
          <w:bCs/>
          <w:sz w:val="32"/>
          <w:szCs w:val="32"/>
        </w:rPr>
        <w:t>分）：</w:t>
      </w:r>
      <w:r w:rsidR="00000000">
        <w:rPr>
          <w:rFonts w:ascii="仿宋_GB2312" w:eastAsia="仿宋_GB2312" w:hint="eastAsia"/>
          <w:sz w:val="32"/>
          <w:szCs w:val="32"/>
        </w:rPr>
        <w:t>活动成果具有实际影响力，可通过图片、数据、案例、荣誉证书、媒体报道等形式呈现，体现活</w:t>
      </w:r>
      <w:r w:rsidR="00000000">
        <w:rPr>
          <w:rFonts w:ascii="仿宋_GB2312" w:eastAsia="仿宋_GB2312" w:hint="eastAsia"/>
          <w:sz w:val="32"/>
          <w:szCs w:val="32"/>
        </w:rPr>
        <w:lastRenderedPageBreak/>
        <w:t>动对支部成员思想提升、能力培养及社会贡献等方面的积极作用。</w:t>
      </w:r>
    </w:p>
    <w:p w14:paraId="420F6AB2"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（三）创意与形式（</w:t>
      </w:r>
      <w:r w:rsidRPr="007D4F17">
        <w:rPr>
          <w:rFonts w:ascii="楷体_GB2312" w:eastAsia="楷体_GB2312" w:hAnsi="Times New Roman Regular" w:cs="Times New Roman Regular" w:hint="eastAsia"/>
          <w:sz w:val="32"/>
          <w:szCs w:val="32"/>
        </w:rPr>
        <w:t>20</w:t>
      </w:r>
      <w:r w:rsidRPr="007D4F17">
        <w:rPr>
          <w:rFonts w:ascii="楷体_GB2312" w:eastAsia="楷体_GB2312" w:hAnsi="楷体_GB2312" w:cs="楷体_GB2312" w:hint="eastAsia"/>
          <w:sz w:val="32"/>
          <w:szCs w:val="32"/>
          <w14:ligatures w14:val="none"/>
        </w:rPr>
        <w:t xml:space="preserve">分）  </w:t>
      </w:r>
    </w:p>
    <w:p w14:paraId="647D1264" w14:textId="581A8AA4" w:rsidR="00D72D94" w:rsidRDefault="00556034">
      <w:pPr>
        <w:adjustRightInd w:val="0"/>
        <w:snapToGrid w:val="0"/>
        <w:spacing w:line="560" w:lineRule="exact"/>
        <w:ind w:firstLineChars="200" w:firstLine="643"/>
        <w:jc w:val="both"/>
        <w:rPr>
          <w:rFonts w:ascii="仿宋_GB2312" w:eastAsia="仿宋_GB2312" w:hint="eastAsia"/>
          <w:sz w:val="32"/>
          <w:szCs w:val="32"/>
        </w:rPr>
      </w:pPr>
      <w:r w:rsidRPr="00556034">
        <w:rPr>
          <w:rFonts w:ascii="Times New Roman" w:eastAsia="仿宋_GB2312" w:hAnsi="Times New Roman" w:cs="Times New Roman"/>
          <w:b/>
          <w:bCs/>
          <w:sz w:val="32"/>
          <w:szCs w:val="32"/>
        </w:rPr>
        <w:t>1.</w:t>
      </w:r>
      <w:r w:rsidR="00000000">
        <w:rPr>
          <w:rFonts w:ascii="仿宋_GB2312" w:eastAsia="仿宋_GB2312" w:hint="eastAsia"/>
          <w:b/>
          <w:bCs/>
          <w:sz w:val="32"/>
          <w:szCs w:val="32"/>
        </w:rPr>
        <w:t>创新性（</w:t>
      </w:r>
      <w:r w:rsidR="00000000">
        <w:rPr>
          <w:rFonts w:ascii="Times New Roman Regular" w:eastAsia="仿宋_GB2312" w:hAnsi="Times New Roman Regular" w:cs="Times New Roman Regular" w:hint="eastAsia"/>
          <w:sz w:val="32"/>
          <w:szCs w:val="32"/>
        </w:rPr>
        <w:t>10</w:t>
      </w:r>
      <w:r w:rsidR="00000000">
        <w:rPr>
          <w:rFonts w:ascii="仿宋_GB2312" w:eastAsia="仿宋_GB2312" w:hint="eastAsia"/>
          <w:b/>
          <w:bCs/>
          <w:sz w:val="32"/>
          <w:szCs w:val="32"/>
        </w:rPr>
        <w:t>分）：</w:t>
      </w:r>
      <w:r w:rsidR="00000000">
        <w:rPr>
          <w:rFonts w:ascii="仿宋_GB2312" w:eastAsia="仿宋_GB2312" w:hint="eastAsia"/>
          <w:sz w:val="32"/>
          <w:szCs w:val="32"/>
        </w:rPr>
        <w:t>活动形式新颖独特，突破传统模式，在组织方式、表现形式、宣传手段等方面有创新点；答辩形式富有创意，情景剧、歌舞等表演形式运用巧妙，能有效呈现支部活动成果。</w:t>
      </w:r>
    </w:p>
    <w:p w14:paraId="2D377D77" w14:textId="6324AB96" w:rsidR="00D72D94" w:rsidRDefault="00556034">
      <w:pPr>
        <w:adjustRightInd w:val="0"/>
        <w:snapToGrid w:val="0"/>
        <w:spacing w:line="560" w:lineRule="exact"/>
        <w:ind w:firstLineChars="200" w:firstLine="643"/>
        <w:jc w:val="both"/>
        <w:rPr>
          <w:rFonts w:ascii="仿宋_GB2312" w:eastAsia="仿宋_GB2312" w:hint="eastAsia"/>
          <w:sz w:val="32"/>
          <w:szCs w:val="32"/>
        </w:rPr>
      </w:pPr>
      <w:r>
        <w:rPr>
          <w:rFonts w:ascii="Times New Roman" w:eastAsia="仿宋_GB2312" w:hAnsi="Times New Roman" w:cs="Times New Roman" w:hint="eastAsia"/>
          <w:b/>
          <w:bCs/>
          <w:sz w:val="32"/>
          <w:szCs w:val="32"/>
        </w:rPr>
        <w:t>2</w:t>
      </w:r>
      <w:r w:rsidRPr="00556034">
        <w:rPr>
          <w:rFonts w:ascii="Times New Roman" w:eastAsia="仿宋_GB2312" w:hAnsi="Times New Roman" w:cs="Times New Roman"/>
          <w:b/>
          <w:bCs/>
          <w:sz w:val="32"/>
          <w:szCs w:val="32"/>
        </w:rPr>
        <w:t>.</w:t>
      </w:r>
      <w:r w:rsidR="00000000">
        <w:rPr>
          <w:rFonts w:ascii="仿宋_GB2312" w:eastAsia="仿宋_GB2312" w:hint="eastAsia"/>
          <w:b/>
          <w:bCs/>
          <w:sz w:val="32"/>
          <w:szCs w:val="32"/>
        </w:rPr>
        <w:t>表现力（</w:t>
      </w:r>
      <w:r w:rsidR="00000000">
        <w:rPr>
          <w:rFonts w:ascii="Times New Roman Regular" w:eastAsia="仿宋_GB2312" w:hAnsi="Times New Roman Regular" w:cs="Times New Roman Regular" w:hint="eastAsia"/>
          <w:sz w:val="32"/>
          <w:szCs w:val="32"/>
        </w:rPr>
        <w:t>10</w:t>
      </w:r>
      <w:r w:rsidR="00000000">
        <w:rPr>
          <w:rFonts w:ascii="仿宋_GB2312" w:eastAsia="仿宋_GB2312" w:hint="eastAsia"/>
          <w:b/>
          <w:bCs/>
          <w:sz w:val="32"/>
          <w:szCs w:val="32"/>
        </w:rPr>
        <w:t>分）：</w:t>
      </w:r>
      <w:r w:rsidR="00000000">
        <w:rPr>
          <w:rFonts w:ascii="仿宋_GB2312" w:eastAsia="仿宋_GB2312" w:hint="eastAsia"/>
          <w:sz w:val="32"/>
          <w:szCs w:val="32"/>
        </w:rPr>
        <w:t>表演生动形象，情节设计合理，语言表达流畅，肢体动作自然，情感真挚，能够充分展示活动亮点和支部特色。</w:t>
      </w:r>
    </w:p>
    <w:p w14:paraId="44D510BA"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（四）答辩表现（</w:t>
      </w:r>
      <w:r w:rsidRPr="007D4F17">
        <w:rPr>
          <w:rFonts w:ascii="楷体_GB2312" w:eastAsia="楷体_GB2312" w:hAnsi="Times New Roman Regular" w:cs="Times New Roman Regular" w:hint="eastAsia"/>
          <w:sz w:val="32"/>
          <w:szCs w:val="32"/>
        </w:rPr>
        <w:t>15</w:t>
      </w:r>
      <w:r w:rsidRPr="007D4F17">
        <w:rPr>
          <w:rFonts w:ascii="楷体_GB2312" w:eastAsia="楷体_GB2312" w:hAnsi="楷体_GB2312" w:cs="楷体_GB2312" w:hint="eastAsia"/>
          <w:sz w:val="32"/>
          <w:szCs w:val="32"/>
          <w14:ligatures w14:val="none"/>
        </w:rPr>
        <w:t xml:space="preserve">分）  </w:t>
      </w:r>
    </w:p>
    <w:p w14:paraId="3CEF88E3" w14:textId="36AF3BB0" w:rsidR="00D72D94" w:rsidRDefault="00556034">
      <w:pPr>
        <w:adjustRightInd w:val="0"/>
        <w:snapToGrid w:val="0"/>
        <w:spacing w:line="560" w:lineRule="exact"/>
        <w:ind w:firstLineChars="200" w:firstLine="643"/>
        <w:jc w:val="both"/>
        <w:rPr>
          <w:rFonts w:ascii="仿宋_GB2312" w:eastAsia="仿宋_GB2312" w:hint="eastAsia"/>
          <w:sz w:val="32"/>
          <w:szCs w:val="32"/>
        </w:rPr>
      </w:pPr>
      <w:r w:rsidRPr="00556034">
        <w:rPr>
          <w:rFonts w:ascii="Times New Roman" w:eastAsia="仿宋_GB2312" w:hAnsi="Times New Roman" w:cs="Times New Roman"/>
          <w:b/>
          <w:bCs/>
          <w:sz w:val="32"/>
          <w:szCs w:val="32"/>
        </w:rPr>
        <w:t>1.</w:t>
      </w:r>
      <w:r w:rsidR="00000000">
        <w:rPr>
          <w:rFonts w:ascii="仿宋_GB2312" w:eastAsia="仿宋_GB2312" w:hint="eastAsia"/>
          <w:b/>
          <w:bCs/>
          <w:sz w:val="32"/>
          <w:szCs w:val="32"/>
        </w:rPr>
        <w:t>表达能力（</w:t>
      </w:r>
      <w:r w:rsidR="00000000">
        <w:rPr>
          <w:rFonts w:ascii="Times New Roman Regular" w:eastAsia="仿宋_GB2312" w:hAnsi="Times New Roman Regular" w:cs="Times New Roman Regular" w:hint="eastAsia"/>
          <w:sz w:val="32"/>
          <w:szCs w:val="32"/>
        </w:rPr>
        <w:t>8</w:t>
      </w:r>
      <w:r w:rsidR="00000000">
        <w:rPr>
          <w:rFonts w:ascii="仿宋_GB2312" w:eastAsia="仿宋_GB2312" w:hint="eastAsia"/>
          <w:b/>
          <w:bCs/>
          <w:sz w:val="32"/>
          <w:szCs w:val="32"/>
        </w:rPr>
        <w:t>分）：</w:t>
      </w:r>
      <w:r w:rsidR="00000000">
        <w:rPr>
          <w:rFonts w:ascii="仿宋_GB2312" w:eastAsia="仿宋_GB2312" w:hint="eastAsia"/>
          <w:sz w:val="32"/>
          <w:szCs w:val="32"/>
        </w:rPr>
        <w:t>答辩人语言表达清晰、准确、流畅，逻辑严谨，重点突出，能够简洁明了地阐述活动策划、实施过程及成果。</w:t>
      </w:r>
    </w:p>
    <w:p w14:paraId="4C6333B9" w14:textId="1D505D9D" w:rsidR="00D72D94" w:rsidRDefault="00556034">
      <w:pPr>
        <w:adjustRightInd w:val="0"/>
        <w:snapToGrid w:val="0"/>
        <w:spacing w:line="560" w:lineRule="exact"/>
        <w:ind w:firstLineChars="200" w:firstLine="643"/>
        <w:jc w:val="both"/>
        <w:rPr>
          <w:rFonts w:ascii="仿宋_GB2312" w:eastAsia="仿宋_GB2312" w:hint="eastAsia"/>
          <w:sz w:val="32"/>
          <w:szCs w:val="32"/>
        </w:rPr>
      </w:pPr>
      <w:r>
        <w:rPr>
          <w:rFonts w:ascii="Times New Roman" w:eastAsia="仿宋_GB2312" w:hAnsi="Times New Roman" w:cs="Times New Roman" w:hint="eastAsia"/>
          <w:b/>
          <w:bCs/>
          <w:sz w:val="32"/>
          <w:szCs w:val="32"/>
        </w:rPr>
        <w:t>2</w:t>
      </w:r>
      <w:r w:rsidRPr="00556034">
        <w:rPr>
          <w:rFonts w:ascii="Times New Roman" w:eastAsia="仿宋_GB2312" w:hAnsi="Times New Roman" w:cs="Times New Roman"/>
          <w:b/>
          <w:bCs/>
          <w:sz w:val="32"/>
          <w:szCs w:val="32"/>
        </w:rPr>
        <w:t>.</w:t>
      </w:r>
      <w:r w:rsidR="00000000">
        <w:rPr>
          <w:rFonts w:ascii="仿宋_GB2312" w:eastAsia="仿宋_GB2312" w:hint="eastAsia"/>
          <w:b/>
          <w:bCs/>
          <w:sz w:val="32"/>
          <w:szCs w:val="32"/>
        </w:rPr>
        <w:t>团队协作（</w:t>
      </w:r>
      <w:r w:rsidR="00000000">
        <w:rPr>
          <w:rFonts w:ascii="Times New Roman Regular" w:eastAsia="仿宋_GB2312" w:hAnsi="Times New Roman Regular" w:cs="Times New Roman Regular" w:hint="eastAsia"/>
          <w:sz w:val="32"/>
          <w:szCs w:val="32"/>
        </w:rPr>
        <w:t>7</w:t>
      </w:r>
      <w:r w:rsidR="00000000">
        <w:rPr>
          <w:rFonts w:ascii="仿宋_GB2312" w:eastAsia="仿宋_GB2312" w:hint="eastAsia"/>
          <w:b/>
          <w:bCs/>
          <w:sz w:val="32"/>
          <w:szCs w:val="32"/>
        </w:rPr>
        <w:t>分）：</w:t>
      </w:r>
      <w:r w:rsidR="00000000">
        <w:rPr>
          <w:rFonts w:ascii="仿宋_GB2312" w:eastAsia="仿宋_GB2312" w:hint="eastAsia"/>
          <w:sz w:val="32"/>
          <w:szCs w:val="32"/>
        </w:rPr>
        <w:t>答辩过程中，支部成员分工明确，配合默契，整体形象良好，能够展现出较强的团队凝聚力和协作精神。</w:t>
      </w:r>
    </w:p>
    <w:p w14:paraId="14C41015"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（五）时间把控（</w:t>
      </w:r>
      <w:r w:rsidRPr="007D4F17">
        <w:rPr>
          <w:rFonts w:ascii="楷体_GB2312" w:eastAsia="楷体_GB2312" w:hAnsi="Times New Roman Regular" w:cs="Times New Roman Regular" w:hint="eastAsia"/>
          <w:sz w:val="32"/>
          <w:szCs w:val="32"/>
        </w:rPr>
        <w:t>10</w:t>
      </w:r>
      <w:r w:rsidRPr="007D4F17">
        <w:rPr>
          <w:rFonts w:ascii="楷体_GB2312" w:eastAsia="楷体_GB2312" w:hAnsi="楷体_GB2312" w:cs="楷体_GB2312" w:hint="eastAsia"/>
          <w:sz w:val="32"/>
          <w:szCs w:val="32"/>
          <w14:ligatures w14:val="none"/>
        </w:rPr>
        <w:t xml:space="preserve">分）  </w:t>
      </w:r>
    </w:p>
    <w:p w14:paraId="40A9C13B"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答辩限时</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分钟，每超时</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秒扣</w:t>
      </w:r>
      <w:r>
        <w:rPr>
          <w:rFonts w:ascii="Times New Roman Regular" w:eastAsia="仿宋_GB2312" w:hAnsi="Times New Roman Regular" w:cs="Times New Roman Regular" w:hint="eastAsia"/>
          <w:sz w:val="32"/>
          <w:szCs w:val="32"/>
        </w:rPr>
        <w:t>2</w:t>
      </w:r>
      <w:r>
        <w:rPr>
          <w:rFonts w:ascii="仿宋_GB2312" w:eastAsia="仿宋_GB2312" w:hint="eastAsia"/>
          <w:sz w:val="32"/>
          <w:szCs w:val="32"/>
        </w:rPr>
        <w:t>分，不足</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秒按</w:t>
      </w:r>
      <w:r>
        <w:rPr>
          <w:rFonts w:ascii="Times New Roman Regular" w:eastAsia="仿宋_GB2312" w:hAnsi="Times New Roman Regular" w:cs="Times New Roman Regular" w:hint="eastAsia"/>
          <w:sz w:val="32"/>
          <w:szCs w:val="32"/>
        </w:rPr>
        <w:t>10</w:t>
      </w:r>
      <w:r>
        <w:rPr>
          <w:rFonts w:ascii="仿宋_GB2312" w:eastAsia="仿宋_GB2312" w:hint="eastAsia"/>
          <w:sz w:val="32"/>
          <w:szCs w:val="32"/>
        </w:rPr>
        <w:t>秒计算。</w:t>
      </w:r>
    </w:p>
    <w:p w14:paraId="4B66D8D6" w14:textId="77777777" w:rsidR="00D72D94" w:rsidRPr="007D4F17" w:rsidRDefault="00000000">
      <w:pPr>
        <w:widowControl w:val="0"/>
        <w:spacing w:line="560" w:lineRule="exact"/>
        <w:ind w:firstLineChars="200" w:firstLine="640"/>
        <w:jc w:val="both"/>
        <w:rPr>
          <w:rFonts w:ascii="楷体_GB2312" w:eastAsia="楷体_GB2312" w:hAnsi="楷体_GB2312" w:cs="楷体_GB2312" w:hint="eastAsia"/>
          <w:sz w:val="32"/>
          <w:szCs w:val="32"/>
          <w14:ligatures w14:val="none"/>
        </w:rPr>
      </w:pPr>
      <w:r w:rsidRPr="007D4F17">
        <w:rPr>
          <w:rFonts w:ascii="楷体_GB2312" w:eastAsia="楷体_GB2312" w:hAnsi="楷体_GB2312" w:cs="楷体_GB2312" w:hint="eastAsia"/>
          <w:sz w:val="32"/>
          <w:szCs w:val="32"/>
          <w14:ligatures w14:val="none"/>
        </w:rPr>
        <w:t>（六）答辩其他扣分说明</w:t>
      </w:r>
    </w:p>
    <w:p w14:paraId="439972DE"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lastRenderedPageBreak/>
        <w:t>联合支部未按当年通知要求提交答辩材料，或正式答辩使用未经审核的严重过失材料，特色团日项目组将酌情扣</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分;如支部现场秩序混乱，影响答辩正常进行，视情节严重程度扣</w:t>
      </w:r>
      <w:r>
        <w:rPr>
          <w:rFonts w:ascii="Times New Roman Regular" w:eastAsia="仿宋_GB2312" w:hAnsi="Times New Roman Regular" w:cs="Times New Roman Regular" w:hint="eastAsia"/>
          <w:sz w:val="32"/>
          <w:szCs w:val="32"/>
        </w:rPr>
        <w:t>3</w:t>
      </w:r>
      <w:r>
        <w:rPr>
          <w:rFonts w:ascii="仿宋_GB2312" w:eastAsia="仿宋_GB2312" w:hint="eastAsia"/>
          <w:sz w:val="32"/>
          <w:szCs w:val="32"/>
        </w:rPr>
        <w:t>-</w:t>
      </w:r>
      <w:r>
        <w:rPr>
          <w:rFonts w:ascii="Times New Roman Regular" w:eastAsia="仿宋_GB2312" w:hAnsi="Times New Roman Regular" w:cs="Times New Roman Regular" w:hint="eastAsia"/>
          <w:sz w:val="32"/>
          <w:szCs w:val="32"/>
        </w:rPr>
        <w:t>5</w:t>
      </w:r>
      <w:r>
        <w:rPr>
          <w:rFonts w:ascii="仿宋_GB2312" w:eastAsia="仿宋_GB2312" w:hint="eastAsia"/>
          <w:sz w:val="32"/>
          <w:szCs w:val="32"/>
        </w:rPr>
        <w:t>分。</w:t>
      </w:r>
    </w:p>
    <w:p w14:paraId="70D8826A" w14:textId="77777777" w:rsidR="00D72D94" w:rsidRDefault="00000000">
      <w:pPr>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六、其他加分项、扣分项</w:t>
      </w:r>
    </w:p>
    <w:p w14:paraId="3D101F8F"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（一）积极向“华中大理想青年”微信公众号投稿（内容关于特色团日活动开展）并被采用的团支部将给予</w:t>
      </w:r>
      <w:r>
        <w:rPr>
          <w:rFonts w:ascii="Times New Roman Regular" w:eastAsia="仿宋_GB2312" w:hAnsi="Times New Roman Regular" w:cs="Times New Roman Regular" w:hint="eastAsia"/>
          <w:sz w:val="32"/>
          <w:szCs w:val="32"/>
        </w:rPr>
        <w:t>0.3</w:t>
      </w:r>
      <w:r>
        <w:rPr>
          <w:rFonts w:ascii="仿宋_GB2312" w:eastAsia="仿宋_GB2312" w:hint="eastAsia"/>
          <w:sz w:val="32"/>
          <w:szCs w:val="32"/>
        </w:rPr>
        <w:t>分的加分，积极向“华科大团委组织部”官方QQ公众号投稿（内容关于特色团日活动开展）并被采用的团支部将给予</w:t>
      </w:r>
      <w:r>
        <w:rPr>
          <w:rFonts w:ascii="Times New Roman Regular" w:eastAsia="仿宋_GB2312" w:hAnsi="Times New Roman Regular" w:cs="Times New Roman Regular" w:hint="eastAsia"/>
          <w:sz w:val="32"/>
          <w:szCs w:val="32"/>
        </w:rPr>
        <w:t>0.1</w:t>
      </w:r>
      <w:r>
        <w:rPr>
          <w:rFonts w:ascii="仿宋_GB2312" w:eastAsia="仿宋_GB2312" w:hint="eastAsia"/>
          <w:sz w:val="32"/>
          <w:szCs w:val="32"/>
        </w:rPr>
        <w:t>分的加分。</w:t>
      </w:r>
    </w:p>
    <w:p w14:paraId="2E977EF3" w14:textId="77777777" w:rsidR="00D72D94" w:rsidRDefault="00000000">
      <w:pPr>
        <w:adjustRightInd w:val="0"/>
        <w:snapToGrid w:val="0"/>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（二）承办本科生校十佳特色团日答辩会的院系，获得</w:t>
      </w:r>
      <w:r>
        <w:rPr>
          <w:rFonts w:ascii="Times New Roman Regular" w:eastAsia="仿宋_GB2312" w:hAnsi="Times New Roman Regular" w:cs="Times New Roman Regular" w:hint="eastAsia"/>
          <w:sz w:val="32"/>
          <w:szCs w:val="32"/>
        </w:rPr>
        <w:t>0.5</w:t>
      </w:r>
      <w:r>
        <w:rPr>
          <w:rFonts w:ascii="仿宋_GB2312" w:eastAsia="仿宋_GB2312" w:hint="eastAsia"/>
          <w:sz w:val="32"/>
          <w:szCs w:val="32"/>
        </w:rPr>
        <w:t>分总分加成，由该院系进入答辩会的团支部平均分配。</w:t>
      </w:r>
    </w:p>
    <w:p w14:paraId="04EE0D7E" w14:textId="77777777" w:rsidR="00D72D94" w:rsidRDefault="00D72D94">
      <w:pPr>
        <w:adjustRightInd w:val="0"/>
        <w:snapToGrid w:val="0"/>
        <w:spacing w:line="560" w:lineRule="exact"/>
        <w:ind w:firstLineChars="200" w:firstLine="640"/>
        <w:jc w:val="both"/>
        <w:rPr>
          <w:rFonts w:ascii="仿宋_GB2312" w:eastAsia="仿宋_GB2312" w:hint="eastAsia"/>
          <w:sz w:val="32"/>
          <w:szCs w:val="32"/>
        </w:rPr>
      </w:pPr>
    </w:p>
    <w:p w14:paraId="3B884CC0" w14:textId="77777777" w:rsidR="00D72D94" w:rsidRDefault="00000000">
      <w:pPr>
        <w:spacing w:line="560" w:lineRule="exact"/>
        <w:ind w:firstLineChars="200" w:firstLine="640"/>
        <w:jc w:val="both"/>
        <w:rPr>
          <w:rFonts w:ascii="黑体" w:eastAsia="黑体" w:hAnsi="黑体" w:hint="eastAsia"/>
          <w:sz w:val="32"/>
          <w:szCs w:val="32"/>
        </w:rPr>
      </w:pPr>
      <w:r>
        <w:rPr>
          <w:rFonts w:ascii="黑体" w:eastAsia="黑体" w:hAnsi="黑体" w:hint="eastAsia"/>
          <w:sz w:val="32"/>
          <w:szCs w:val="32"/>
        </w:rPr>
        <w:t>七、注意事项</w:t>
      </w:r>
    </w:p>
    <w:p w14:paraId="76F54181" w14:textId="77777777" w:rsidR="00D72D94" w:rsidRDefault="00000000">
      <w:pPr>
        <w:spacing w:line="560" w:lineRule="exact"/>
        <w:ind w:firstLineChars="200" w:firstLine="640"/>
        <w:jc w:val="both"/>
        <w:rPr>
          <w:rFonts w:ascii="仿宋_GB2312" w:eastAsia="仿宋_GB2312" w:hint="eastAsia"/>
          <w:sz w:val="32"/>
          <w:szCs w:val="32"/>
        </w:rPr>
      </w:pPr>
      <w:r>
        <w:rPr>
          <w:rFonts w:ascii="仿宋_GB2312" w:eastAsia="仿宋_GB2312" w:hint="eastAsia"/>
          <w:sz w:val="32"/>
          <w:szCs w:val="32"/>
        </w:rPr>
        <w:t>特色团日项目组将对所有材料内容真实性开展核查，若确认存在虚假表述（包括但不限于不实成效数据、伪造活动记录、虚构参与情况等），一经查实，即刻取消该联合团支部参与本次特色团日活动评选的资格，已获荣誉或分数同步作废。</w:t>
      </w:r>
    </w:p>
    <w:p w14:paraId="39DEF750" w14:textId="77777777" w:rsidR="00D72D94" w:rsidRDefault="00D72D94">
      <w:pPr>
        <w:spacing w:line="560" w:lineRule="exact"/>
        <w:ind w:firstLineChars="200" w:firstLine="640"/>
        <w:jc w:val="both"/>
        <w:rPr>
          <w:rFonts w:ascii="仿宋_GB2312" w:eastAsia="仿宋_GB2312" w:hint="eastAsia"/>
          <w:sz w:val="32"/>
          <w:szCs w:val="32"/>
        </w:rPr>
      </w:pPr>
    </w:p>
    <w:p w14:paraId="48A3F9AF" w14:textId="40E48221" w:rsidR="00D72D94" w:rsidRPr="007D4F17" w:rsidRDefault="00000000" w:rsidP="007D4F17">
      <w:pPr>
        <w:numPr>
          <w:ilvl w:val="255"/>
          <w:numId w:val="0"/>
        </w:numPr>
        <w:spacing w:line="560" w:lineRule="exact"/>
        <w:ind w:firstLineChars="200" w:firstLine="640"/>
        <w:rPr>
          <w:rFonts w:cs="仿宋_GB2312" w:hint="eastAsia"/>
          <w:szCs w:val="32"/>
        </w:rPr>
      </w:pPr>
      <w:r>
        <w:rPr>
          <w:rFonts w:ascii="仿宋_GB2312" w:eastAsia="仿宋_GB2312" w:hAnsi="仿宋_GB2312" w:cs="仿宋_GB2312" w:hint="eastAsia"/>
          <w:sz w:val="32"/>
          <w:szCs w:val="32"/>
        </w:rPr>
        <w:t xml:space="preserve">以上本科生特色团日活动评分细则最终解释权归特色团日项目组所有。 </w:t>
      </w:r>
    </w:p>
    <w:sectPr w:rsidR="00D72D94" w:rsidRPr="007D4F17">
      <w:footerReference w:type="default" r:id="rId8"/>
      <w:pgSz w:w="11905" w:h="16840"/>
      <w:pgMar w:top="1984" w:right="1531" w:bottom="1984" w:left="153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9FA8F" w14:textId="77777777" w:rsidR="0021135A" w:rsidRDefault="0021135A">
      <w:pPr>
        <w:rPr>
          <w:rFonts w:hint="eastAsia"/>
        </w:rPr>
      </w:pPr>
      <w:r>
        <w:separator/>
      </w:r>
    </w:p>
  </w:endnote>
  <w:endnote w:type="continuationSeparator" w:id="0">
    <w:p w14:paraId="7B050397" w14:textId="77777777" w:rsidR="0021135A" w:rsidRDefault="0021135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小标宋简体">
    <w:panose1 w:val="02000000000000000000"/>
    <w:charset w:val="86"/>
    <w:family w:val="auto"/>
    <w:pitch w:val="variable"/>
    <w:sig w:usb0="A00002BF" w:usb1="184F6CFA" w:usb2="00000012"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方正仿宋_GBK"/>
    <w:panose1 w:val="02010609030101010101"/>
    <w:charset w:val="86"/>
    <w:family w:val="modern"/>
    <w:pitch w:val="fixed"/>
    <w:sig w:usb0="00000001" w:usb1="080E0000" w:usb2="00000010" w:usb3="00000000" w:csb0="00040000" w:csb1="00000000"/>
  </w:font>
  <w:font w:name="Times New Roman Regular">
    <w:altName w:val="Times New Roman"/>
    <w:charset w:val="00"/>
    <w:family w:val="auto"/>
    <w:pitch w:val="default"/>
    <w:sig w:usb0="E0000AFF" w:usb1="00007843" w:usb2="00000001" w:usb3="00000000" w:csb0="400001BF" w:csb1="DFF70000"/>
  </w:font>
  <w:font w:name="楷体_GB2312">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A6449" w14:textId="77777777" w:rsidR="00D72D94" w:rsidRDefault="00000000">
    <w:pPr>
      <w:pStyle w:val="a3"/>
      <w:rPr>
        <w:rFonts w:hint="eastAsia"/>
      </w:rPr>
    </w:pPr>
    <w:r>
      <w:rPr>
        <w:noProof/>
      </w:rPr>
      <mc:AlternateContent>
        <mc:Choice Requires="wps">
          <w:drawing>
            <wp:anchor distT="0" distB="0" distL="114300" distR="114300" simplePos="0" relativeHeight="251659264" behindDoc="0" locked="0" layoutInCell="1" allowOverlap="1" wp14:anchorId="5AA20371" wp14:editId="146ADCBF">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A344EE" w14:textId="77777777" w:rsidR="00D72D94" w:rsidRDefault="00000000">
                          <w:pPr>
                            <w:pStyle w:val="a3"/>
                            <w:rPr>
                              <w:rFonts w:hint="eastAsia"/>
                            </w:rPr>
                          </w:pPr>
                          <w:r>
                            <w:rPr>
                              <w:rFonts w:ascii="Times New Roman" w:hAnsi="Times New Roman" w:cs="Times New Roman" w:hint="eastAsia"/>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fldChar w:fldCharType="begin"/>
                          </w:r>
                          <w:r>
                            <w:rPr>
                              <w:rFonts w:ascii="Times New Roman" w:hAnsi="Times New Roman" w:cs="Times New Roman" w:hint="eastAsia"/>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hint="eastAsia"/>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rPr>
                            <w:t xml:space="preserve"> </w:t>
                          </w:r>
                          <w:r>
                            <w:rPr>
                              <w:rFonts w:ascii="Times New Roman" w:hAnsi="Times New Roman" w:cs="Times New Roman" w:hint="eastAsia"/>
                              <w:sz w:val="28"/>
                              <w:szCs w:val="28"/>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A20371"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2A344EE" w14:textId="77777777" w:rsidR="00D72D94" w:rsidRDefault="00000000">
                    <w:pPr>
                      <w:pStyle w:val="a3"/>
                      <w:rPr>
                        <w:rFonts w:hint="eastAsia"/>
                      </w:rPr>
                    </w:pPr>
                    <w:r>
                      <w:rPr>
                        <w:rFonts w:ascii="Times New Roman" w:hAnsi="Times New Roman" w:cs="Times New Roman" w:hint="eastAsia"/>
                        <w:sz w:val="28"/>
                        <w:szCs w:val="28"/>
                      </w:rPr>
                      <w:t>—</w:t>
                    </w:r>
                    <w:r>
                      <w:rPr>
                        <w:rFonts w:ascii="Times New Roman" w:hAnsi="Times New Roman" w:cs="Times New Roman" w:hint="eastAsia"/>
                        <w:sz w:val="28"/>
                        <w:szCs w:val="28"/>
                      </w:rPr>
                      <w:t xml:space="preserve"> </w:t>
                    </w:r>
                    <w:r>
                      <w:rPr>
                        <w:rFonts w:ascii="Times New Roman" w:hAnsi="Times New Roman" w:cs="Times New Roman"/>
                        <w:sz w:val="28"/>
                        <w:szCs w:val="28"/>
                      </w:rPr>
                      <w:fldChar w:fldCharType="begin"/>
                    </w:r>
                    <w:r>
                      <w:rPr>
                        <w:rFonts w:ascii="Times New Roman" w:hAnsi="Times New Roman" w:cs="Times New Roman" w:hint="eastAsia"/>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hint="eastAsia"/>
                        <w:sz w:val="28"/>
                        <w:szCs w:val="28"/>
                      </w:rPr>
                      <w:t>1</w:t>
                    </w:r>
                    <w:r>
                      <w:rPr>
                        <w:rFonts w:ascii="Times New Roman" w:hAnsi="Times New Roman" w:cs="Times New Roman"/>
                        <w:sz w:val="28"/>
                        <w:szCs w:val="28"/>
                      </w:rPr>
                      <w:fldChar w:fldCharType="end"/>
                    </w:r>
                    <w:r>
                      <w:rPr>
                        <w:rFonts w:ascii="Times New Roman" w:hAnsi="Times New Roman" w:cs="Times New Roman" w:hint="eastAsia"/>
                        <w:sz w:val="28"/>
                        <w:szCs w:val="28"/>
                      </w:rPr>
                      <w:t xml:space="preserve"> </w:t>
                    </w:r>
                    <w:r>
                      <w:rPr>
                        <w:rFonts w:ascii="Times New Roman" w:hAnsi="Times New Roman" w:cs="Times New Roman" w:hint="eastAsia"/>
                        <w:sz w:val="28"/>
                        <w:szCs w:val="28"/>
                      </w:rPr>
                      <w:t>—</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0616" w14:textId="77777777" w:rsidR="0021135A" w:rsidRDefault="0021135A">
      <w:pPr>
        <w:rPr>
          <w:rFonts w:hint="eastAsia"/>
        </w:rPr>
      </w:pPr>
      <w:r>
        <w:separator/>
      </w:r>
    </w:p>
  </w:footnote>
  <w:footnote w:type="continuationSeparator" w:id="0">
    <w:p w14:paraId="2B24403F" w14:textId="77777777" w:rsidR="0021135A" w:rsidRDefault="0021135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35A46"/>
    <w:multiLevelType w:val="hybridMultilevel"/>
    <w:tmpl w:val="A42A933C"/>
    <w:lvl w:ilvl="0" w:tplc="CE122D42">
      <w:start w:val="1"/>
      <w:numFmt w:val="decimal"/>
      <w:lvlText w:val="%1."/>
      <w:lvlJc w:val="left"/>
      <w:pPr>
        <w:ind w:left="1000" w:hanging="360"/>
      </w:pPr>
      <w:rPr>
        <w:rFonts w:hint="default"/>
        <w:color w:val="auto"/>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73777D98"/>
    <w:multiLevelType w:val="hybridMultilevel"/>
    <w:tmpl w:val="D4CE77A0"/>
    <w:lvl w:ilvl="0" w:tplc="333AB510">
      <w:start w:val="1"/>
      <w:numFmt w:val="decimalEnclosedCircle"/>
      <w:lvlText w:val="%1"/>
      <w:lvlJc w:val="left"/>
      <w:pPr>
        <w:ind w:left="1000" w:hanging="36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16cid:durableId="1319532898">
    <w:abstractNumId w:val="0"/>
  </w:num>
  <w:num w:numId="2" w16cid:durableId="1915016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a YU">
    <w15:presenceInfo w15:providerId="Windows Live" w15:userId="f03d945ef763fc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FlYjc1ZGI0YjRiZTBiOTNjMzNjYzNlMDNiMTg0MmYifQ=="/>
  </w:docVars>
  <w:rsids>
    <w:rsidRoot w:val="00146A72"/>
    <w:rsid w:val="BE376D29"/>
    <w:rsid w:val="CEF6DFEB"/>
    <w:rsid w:val="CFEF42CC"/>
    <w:rsid w:val="00023F2D"/>
    <w:rsid w:val="00083F8A"/>
    <w:rsid w:val="000F7119"/>
    <w:rsid w:val="000F7773"/>
    <w:rsid w:val="00123349"/>
    <w:rsid w:val="00146A72"/>
    <w:rsid w:val="001720D1"/>
    <w:rsid w:val="00172DBD"/>
    <w:rsid w:val="00195BFE"/>
    <w:rsid w:val="001C33FF"/>
    <w:rsid w:val="0021135A"/>
    <w:rsid w:val="00215C41"/>
    <w:rsid w:val="00250F36"/>
    <w:rsid w:val="002A223A"/>
    <w:rsid w:val="002C3937"/>
    <w:rsid w:val="002E271A"/>
    <w:rsid w:val="00336F44"/>
    <w:rsid w:val="003F28B0"/>
    <w:rsid w:val="003F32AD"/>
    <w:rsid w:val="00427447"/>
    <w:rsid w:val="00433B3A"/>
    <w:rsid w:val="00474B27"/>
    <w:rsid w:val="004C34A0"/>
    <w:rsid w:val="00520B47"/>
    <w:rsid w:val="00524F45"/>
    <w:rsid w:val="005551A9"/>
    <w:rsid w:val="00556034"/>
    <w:rsid w:val="005908FA"/>
    <w:rsid w:val="005D1CDB"/>
    <w:rsid w:val="005D7D98"/>
    <w:rsid w:val="00623900"/>
    <w:rsid w:val="00626D78"/>
    <w:rsid w:val="0063046B"/>
    <w:rsid w:val="006B202A"/>
    <w:rsid w:val="006B2D50"/>
    <w:rsid w:val="006C3D5B"/>
    <w:rsid w:val="00727A2C"/>
    <w:rsid w:val="007D4F17"/>
    <w:rsid w:val="007E1E92"/>
    <w:rsid w:val="00864BC0"/>
    <w:rsid w:val="0089657A"/>
    <w:rsid w:val="008A1D5B"/>
    <w:rsid w:val="008F778D"/>
    <w:rsid w:val="00982A53"/>
    <w:rsid w:val="009900E6"/>
    <w:rsid w:val="009C0BE0"/>
    <w:rsid w:val="009E6518"/>
    <w:rsid w:val="00A04BA6"/>
    <w:rsid w:val="00A152C1"/>
    <w:rsid w:val="00A42159"/>
    <w:rsid w:val="00A773C7"/>
    <w:rsid w:val="00A970BE"/>
    <w:rsid w:val="00AD0FE2"/>
    <w:rsid w:val="00AD2F1B"/>
    <w:rsid w:val="00AD6143"/>
    <w:rsid w:val="00B05C3B"/>
    <w:rsid w:val="00B56AA1"/>
    <w:rsid w:val="00B82E18"/>
    <w:rsid w:val="00BB0CD7"/>
    <w:rsid w:val="00C02363"/>
    <w:rsid w:val="00C321DE"/>
    <w:rsid w:val="00C35345"/>
    <w:rsid w:val="00C84B12"/>
    <w:rsid w:val="00CA2501"/>
    <w:rsid w:val="00CB482D"/>
    <w:rsid w:val="00CD2E68"/>
    <w:rsid w:val="00CD2F73"/>
    <w:rsid w:val="00D041A8"/>
    <w:rsid w:val="00D13A8E"/>
    <w:rsid w:val="00D20CF6"/>
    <w:rsid w:val="00D2709B"/>
    <w:rsid w:val="00D362D4"/>
    <w:rsid w:val="00D55D0E"/>
    <w:rsid w:val="00D72D94"/>
    <w:rsid w:val="00DA321A"/>
    <w:rsid w:val="00DA5F4C"/>
    <w:rsid w:val="00DD1973"/>
    <w:rsid w:val="00DE3594"/>
    <w:rsid w:val="00E05FEA"/>
    <w:rsid w:val="00E25C1C"/>
    <w:rsid w:val="00E50F0F"/>
    <w:rsid w:val="00ED34AB"/>
    <w:rsid w:val="00EF788E"/>
    <w:rsid w:val="00F52C92"/>
    <w:rsid w:val="00F866F8"/>
    <w:rsid w:val="00FB36AA"/>
    <w:rsid w:val="00FB4036"/>
    <w:rsid w:val="00FC307B"/>
    <w:rsid w:val="00FD4BE2"/>
    <w:rsid w:val="2ED64B87"/>
    <w:rsid w:val="36F56951"/>
    <w:rsid w:val="3F71F9ED"/>
    <w:rsid w:val="6E6FC6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9B102"/>
  <w15:docId w15:val="{C8EA12EA-EDF1-4EE1-BC43-2B68B2168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kern w:val="2"/>
      <w:sz w:val="22"/>
      <w:szCs w:val="24"/>
      <w14:ligatures w14:val="standardContextual"/>
    </w:rPr>
  </w:style>
  <w:style w:type="paragraph" w:styleId="3">
    <w:name w:val="heading 3"/>
    <w:basedOn w:val="a"/>
    <w:next w:val="a"/>
    <w:link w:val="30"/>
    <w:qFormat/>
    <w:pPr>
      <w:keepNext/>
      <w:keepLines/>
      <w:spacing w:before="160" w:after="80"/>
      <w:jc w:val="both"/>
      <w:outlineLvl w:val="2"/>
    </w:pPr>
    <w:rPr>
      <w:rFonts w:ascii="等线 Light" w:eastAsia="等线 Light" w:hAnsi="Times New Roman" w:cs="Times New Roman"/>
      <w:color w:val="2F5496"/>
      <w:sz w:val="32"/>
      <w:szCs w:val="32"/>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pPr>
    <w:rPr>
      <w:sz w:val="18"/>
      <w:szCs w:val="18"/>
    </w:rPr>
  </w:style>
  <w:style w:type="paragraph" w:styleId="a5">
    <w:name w:val="header"/>
    <w:basedOn w:val="a"/>
    <w:link w:val="a6"/>
    <w:uiPriority w:val="99"/>
    <w:unhideWhenUsed/>
    <w:qFormat/>
    <w:pP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pPr>
      <w:ind w:firstLineChars="200" w:firstLine="420"/>
    </w:p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10">
    <w:name w:val="修订1"/>
    <w:hidden/>
    <w:uiPriority w:val="99"/>
    <w:unhideWhenUsed/>
    <w:qFormat/>
    <w:rPr>
      <w:kern w:val="2"/>
      <w:sz w:val="22"/>
      <w:szCs w:val="24"/>
      <w14:ligatures w14:val="standardContextual"/>
    </w:rPr>
  </w:style>
  <w:style w:type="character" w:customStyle="1" w:styleId="a6">
    <w:name w:val="页眉 字符"/>
    <w:basedOn w:val="a0"/>
    <w:link w:val="a5"/>
    <w:uiPriority w:val="99"/>
    <w:qFormat/>
    <w:rPr>
      <w:kern w:val="2"/>
      <w:sz w:val="18"/>
      <w:szCs w:val="18"/>
      <w14:ligatures w14:val="standardContextual"/>
    </w:rPr>
  </w:style>
  <w:style w:type="character" w:customStyle="1" w:styleId="a4">
    <w:name w:val="页脚 字符"/>
    <w:basedOn w:val="a0"/>
    <w:link w:val="a3"/>
    <w:uiPriority w:val="99"/>
    <w:qFormat/>
    <w:rPr>
      <w:kern w:val="2"/>
      <w:sz w:val="18"/>
      <w:szCs w:val="18"/>
      <w14:ligatures w14:val="standardContextual"/>
    </w:rPr>
  </w:style>
  <w:style w:type="character" w:customStyle="1" w:styleId="30">
    <w:name w:val="标题 3 字符"/>
    <w:basedOn w:val="a0"/>
    <w:link w:val="3"/>
    <w:qFormat/>
    <w:rPr>
      <w:rFonts w:ascii="等线 Light" w:eastAsia="等线 Light" w:hAnsi="Times New Roman" w:cs="Times New Roman"/>
      <w:color w:val="2F5496"/>
      <w:kern w:val="2"/>
      <w:sz w:val="32"/>
      <w:szCs w:val="32"/>
    </w:rPr>
  </w:style>
  <w:style w:type="paragraph" w:customStyle="1" w:styleId="12">
    <w:name w:val="列表段落1"/>
    <w:basedOn w:val="a"/>
    <w:qFormat/>
    <w:pPr>
      <w:ind w:left="720"/>
      <w:contextualSpacing/>
      <w:jc w:val="both"/>
    </w:pPr>
    <w:rPr>
      <w:rFonts w:ascii="等线" w:eastAsia="等线" w:hAnsi="Times New Roman" w:cs="Arial"/>
      <w:sz w:val="21"/>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11</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Sia YU</cp:lastModifiedBy>
  <cp:revision>17</cp:revision>
  <dcterms:created xsi:type="dcterms:W3CDTF">2025-10-30T20:40:00Z</dcterms:created>
  <dcterms:modified xsi:type="dcterms:W3CDTF">2025-11-17T04:53:00Z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eyJoZGlkIjoiZjFmZWIzNDg2MmIzZjExOTIzMmViNTBmYTMwYTk0ZWYiLCJ1c2VySWQiOiIxMzg5NjM0NTI5In0=</vt:lpwstr>
  </property>
  <property fmtid="{D5CDD505-2E9C-101B-9397-08002B2CF9AE}" pid="3" name="KSOProductBuildVer">
    <vt:lpwstr>2052-6.10.1.8873</vt:lpwstr>
  </property>
  <property fmtid="{D5CDD505-2E9C-101B-9397-08002B2CF9AE}" pid="4" name="ICV">
    <vt:lpwstr>B56F022DD3D8F62B0C201369F59C8DD5_43</vt:lpwstr>
  </property>
</Properties>
</file>